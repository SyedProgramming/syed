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olor w:val="auto"/>
          <w:sz w:val="22"/>
        </w:rPr>
        <w:id w:val="-590461761"/>
        <w:docPartObj>
          <w:docPartGallery w:val="Custom Cover Pages"/>
          <w:docPartUnique/>
        </w:docPartObj>
      </w:sdtPr>
      <w:sdtEndPr>
        <w:rPr>
          <w:rStyle w:val="Hyperlink"/>
          <w:rFonts w:ascii="Avenir LT Std 45 Book" w:hAnsi="Avenir LT Std 45 Book"/>
          <w:color w:val="E4007E"/>
          <w:sz w:val="20"/>
          <w:u w:val="single"/>
        </w:rPr>
      </w:sdtEndPr>
      <w:sdtContent>
        <w:p w14:paraId="6498128E" w14:textId="77777777" w:rsidR="00B373BE" w:rsidRPr="00744048" w:rsidRDefault="00B373BE" w:rsidP="00744048">
          <w:pPr>
            <w:pStyle w:val="DSWNormal"/>
          </w:pPr>
          <w:r>
            <w:rPr>
              <w:noProof/>
              <w:lang w:eastAsia="en-GB"/>
            </w:rPr>
            <w:drawing>
              <wp:anchor distT="0" distB="0" distL="114300" distR="114300" simplePos="0" relativeHeight="251671552" behindDoc="1" locked="0" layoutInCell="1" allowOverlap="1" wp14:anchorId="48D34855" wp14:editId="6C8ABFFD">
                <wp:simplePos x="0" y="0"/>
                <wp:positionH relativeFrom="page">
                  <wp:align>right</wp:align>
                </wp:positionH>
                <wp:positionV relativeFrom="paragraph">
                  <wp:posOffset>-50165</wp:posOffset>
                </wp:positionV>
                <wp:extent cx="3295650" cy="2133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95650" cy="2133600"/>
                        </a:xfrm>
                        <a:prstGeom prst="rect">
                          <a:avLst/>
                        </a:prstGeom>
                      </pic:spPr>
                    </pic:pic>
                  </a:graphicData>
                </a:graphic>
              </wp:anchor>
            </w:drawing>
          </w:r>
          <w:r>
            <w:rPr>
              <w:noProof/>
              <w:lang w:eastAsia="en-GB"/>
            </w:rPr>
            <mc:AlternateContent>
              <mc:Choice Requires="wps">
                <w:drawing>
                  <wp:anchor distT="0" distB="0" distL="114300" distR="114300" simplePos="0" relativeHeight="251670528" behindDoc="1" locked="0" layoutInCell="1" allowOverlap="1" wp14:anchorId="21F44852" wp14:editId="33872B8F">
                    <wp:simplePos x="0" y="0"/>
                    <wp:positionH relativeFrom="column">
                      <wp:posOffset>-890905</wp:posOffset>
                    </wp:positionH>
                    <wp:positionV relativeFrom="paragraph">
                      <wp:posOffset>-831215</wp:posOffset>
                    </wp:positionV>
                    <wp:extent cx="7534275" cy="104584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7534275" cy="10458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C7934" id="Rectangle 11" o:spid="_x0000_s1026" style="position:absolute;margin-left:-70.15pt;margin-top:-65.45pt;width:593.25pt;height:823.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" fillcolor="white [3212]" strokecolor="white [3212]" strokeweight="1pt"/>
                </w:pict>
              </mc:Fallback>
            </mc:AlternateContent>
          </w:r>
          <w:r>
            <w:rPr>
              <w:noProof/>
              <w:lang w:eastAsia="en-GB"/>
            </w:rPr>
            <w:drawing>
              <wp:anchor distT="0" distB="0" distL="114300" distR="114300" simplePos="0" relativeHeight="251668480" behindDoc="1" locked="0" layoutInCell="1" allowOverlap="1" wp14:anchorId="639EE882" wp14:editId="624AC214">
                <wp:simplePos x="0" y="0"/>
                <wp:positionH relativeFrom="page">
                  <wp:align>right</wp:align>
                </wp:positionH>
                <wp:positionV relativeFrom="paragraph">
                  <wp:posOffset>207010</wp:posOffset>
                </wp:positionV>
                <wp:extent cx="3248025" cy="18288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48025" cy="1828800"/>
                        </a:xfrm>
                        <a:prstGeom prst="rect">
                          <a:avLst/>
                        </a:prstGeom>
                      </pic:spPr>
                    </pic:pic>
                  </a:graphicData>
                </a:graphic>
              </wp:anchor>
            </w:drawing>
          </w:r>
          <w:r>
            <w:rPr>
              <w:noProof/>
              <w:lang w:eastAsia="en-GB"/>
            </w:rPr>
            <w:drawing>
              <wp:anchor distT="0" distB="0" distL="114300" distR="114300" simplePos="0" relativeHeight="251660288" behindDoc="0" locked="0" layoutInCell="1" allowOverlap="1" wp14:anchorId="690466F5" wp14:editId="68EEC235">
                <wp:simplePos x="0" y="0"/>
                <wp:positionH relativeFrom="page">
                  <wp:posOffset>274955</wp:posOffset>
                </wp:positionH>
                <wp:positionV relativeFrom="paragraph">
                  <wp:posOffset>2491740</wp:posOffset>
                </wp:positionV>
                <wp:extent cx="7005320" cy="6985000"/>
                <wp:effectExtent l="0" t="0" r="5080" b="635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5320" cy="698500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0" locked="0" layoutInCell="1" allowOverlap="1" wp14:anchorId="2A9D591A" wp14:editId="716FF8DC">
                <wp:simplePos x="0" y="0"/>
                <wp:positionH relativeFrom="page">
                  <wp:posOffset>4302760</wp:posOffset>
                </wp:positionH>
                <wp:positionV relativeFrom="paragraph">
                  <wp:posOffset>-926465</wp:posOffset>
                </wp:positionV>
                <wp:extent cx="3257550" cy="342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57550" cy="342900"/>
                        </a:xfrm>
                        <a:prstGeom prst="rect">
                          <a:avLst/>
                        </a:prstGeom>
                      </pic:spPr>
                    </pic:pic>
                  </a:graphicData>
                </a:graphic>
              </wp:anchor>
            </w:drawing>
          </w:r>
          <w:r>
            <w:rPr>
              <w:noProof/>
              <w:lang w:eastAsia="en-GB"/>
            </w:rPr>
            <w:drawing>
              <wp:anchor distT="0" distB="0" distL="114300" distR="114300" simplePos="0" relativeHeight="251666432" behindDoc="0" locked="0" layoutInCell="1" allowOverlap="1" wp14:anchorId="6FAAF586" wp14:editId="0C99FB36">
                <wp:simplePos x="0" y="0"/>
                <wp:positionH relativeFrom="column">
                  <wp:posOffset>356870</wp:posOffset>
                </wp:positionH>
                <wp:positionV relativeFrom="paragraph">
                  <wp:posOffset>292735</wp:posOffset>
                </wp:positionV>
                <wp:extent cx="2201545" cy="734060"/>
                <wp:effectExtent l="0" t="0" r="0" b="889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DSW Apps (pink) Logo.png"/>
                        <pic:cNvPicPr/>
                      </pic:nvPicPr>
                      <pic:blipFill>
                        <a:blip r:embed="rId15" cstate="print">
                          <a:extLst>
                            <a:ext uri="{BEBA8EAE-BF5A-486C-A8C5-ECC9F3942E4B}">
                              <a14:imgProps xmlns:a14="http://schemas.microsoft.com/office/drawing/2010/main">
                                <a14:imgLayer r:embed="rId16">
                                  <a14:imgEffect>
                                    <a14:backgroundRemoval t="0" b="100000" l="0" r="98880">
                                      <a14:foregroundMark x1="5200" y1="15588" x2="54640" y2="59472"/>
                                      <a14:foregroundMark x1="8800" y1="74101" x2="39920" y2="24460"/>
                                      <a14:foregroundMark x1="94880" y1="16067" x2="93520" y2="21823"/>
                                      <a14:foregroundMark x1="84480" y1="82494" x2="89840" y2="79856"/>
                                      <a14:foregroundMark x1="80560" y1="20624" x2="81760" y2="16067"/>
                                      <a14:foregroundMark x1="75840" y1="5755" x2="64960" y2="77698"/>
                                      <a14:foregroundMark x1="66160" y1="87050" x2="55840" y2="29017"/>
                                      <a14:foregroundMark x1="57920" y1="22302" x2="67920" y2="9832"/>
                                      <a14:foregroundMark x1="74160" y1="23741" x2="76080" y2="46043"/>
                                      <a14:foregroundMark x1="65120" y1="54916" x2="68640" y2="23741"/>
                                      <a14:foregroundMark x1="52880" y1="70983" x2="62240" y2="77218"/>
                                      <a14:foregroundMark x1="33200" y1="75540" x2="13120" y2="37410"/>
                                      <a14:foregroundMark x1="56880" y1="7194" x2="69840" y2="10791"/>
                                      <a14:foregroundMark x1="7358" y1="24859" x2="16038" y2="70056"/>
                                    </a14:backgroundRemoval>
                                  </a14:imgEffect>
                                </a14:imgLayer>
                              </a14:imgProps>
                            </a:ext>
                            <a:ext uri="{28A0092B-C50C-407E-A947-70E740481C1C}">
                              <a14:useLocalDpi xmlns:a14="http://schemas.microsoft.com/office/drawing/2010/main" val="0"/>
                            </a:ext>
                          </a:extLst>
                        </a:blip>
                        <a:stretch>
                          <a:fillRect/>
                        </a:stretch>
                      </pic:blipFill>
                      <pic:spPr>
                        <a:xfrm>
                          <a:off x="0" y="0"/>
                          <a:ext cx="2201545" cy="734060"/>
                        </a:xfrm>
                        <a:prstGeom prst="rect">
                          <a:avLst/>
                        </a:prstGeom>
                      </pic:spPr>
                    </pic:pic>
                  </a:graphicData>
                </a:graphic>
              </wp:anchor>
            </w:drawing>
          </w:r>
          <w:r>
            <w:rPr>
              <w:noProof/>
              <w:lang w:eastAsia="en-GB"/>
            </w:rPr>
            <mc:AlternateContent>
              <mc:Choice Requires="wps">
                <w:drawing>
                  <wp:anchor distT="0" distB="0" distL="114300" distR="114300" simplePos="0" relativeHeight="251665408" behindDoc="0" locked="0" layoutInCell="1" allowOverlap="1" wp14:anchorId="0A46FEE4" wp14:editId="60AD341D">
                    <wp:simplePos x="0" y="0"/>
                    <wp:positionH relativeFrom="column">
                      <wp:posOffset>-890905</wp:posOffset>
                    </wp:positionH>
                    <wp:positionV relativeFrom="paragraph">
                      <wp:posOffset>292735</wp:posOffset>
                    </wp:positionV>
                    <wp:extent cx="2916555" cy="734695"/>
                    <wp:effectExtent l="0" t="0" r="0" b="8255"/>
                    <wp:wrapNone/>
                    <wp:docPr id="3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73469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604E947" id="Rectangle 26" o:spid="_x0000_s1026" style="position:absolute;margin-left:-70.15pt;margin-top:23.05pt;width:229.65pt;height:57.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" stroked="f">
                    <v:fill r:id="rId18" o:title="" recolor="t" rotate="t" type="frame"/>
                  </v:rect>
                </w:pict>
              </mc:Fallback>
            </mc:AlternateContent>
          </w:r>
          <w:r>
            <w:rPr>
              <w:noProof/>
              <w:lang w:eastAsia="en-GB"/>
            </w:rPr>
            <mc:AlternateContent>
              <mc:Choice Requires="wps">
                <w:drawing>
                  <wp:anchor distT="0" distB="0" distL="114300" distR="114300" simplePos="0" relativeHeight="251664384" behindDoc="0" locked="0" layoutInCell="1" allowOverlap="1" wp14:anchorId="6FB51AB8" wp14:editId="11CEEB0D">
                    <wp:simplePos x="0" y="0"/>
                    <wp:positionH relativeFrom="column">
                      <wp:posOffset>180975</wp:posOffset>
                    </wp:positionH>
                    <wp:positionV relativeFrom="paragraph">
                      <wp:posOffset>-153035</wp:posOffset>
                    </wp:positionV>
                    <wp:extent cx="2494915" cy="0"/>
                    <wp:effectExtent l="0" t="19050" r="38735" b="38100"/>
                    <wp:wrapNone/>
                    <wp:docPr id="2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4915" cy="0"/>
                            </a:xfrm>
                            <a:prstGeom prst="line">
                              <a:avLst/>
                            </a:prstGeom>
                            <a:noFill/>
                            <a:ln w="48096">
                              <a:solidFill>
                                <a:srgbClr val="FFFFFF"/>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7370742" id="Line 2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25pt,-12.05pt" to="210.7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" strokecolor="white" strokeweight="1.336mm"/>
                </w:pict>
              </mc:Fallback>
            </mc:AlternateContent>
          </w:r>
          <w:r>
            <w:rPr>
              <w:noProof/>
              <w:lang w:eastAsia="en-GB"/>
            </w:rPr>
            <mc:AlternateContent>
              <mc:Choice Requires="wps">
                <w:drawing>
                  <wp:anchor distT="0" distB="0" distL="114300" distR="114300" simplePos="0" relativeHeight="251659264" behindDoc="0" locked="0" layoutInCell="1" allowOverlap="1" wp14:anchorId="4A1BFBE8" wp14:editId="2E9BD73D">
                    <wp:simplePos x="0" y="0"/>
                    <wp:positionH relativeFrom="column">
                      <wp:posOffset>-161925</wp:posOffset>
                    </wp:positionH>
                    <wp:positionV relativeFrom="paragraph">
                      <wp:posOffset>-924560</wp:posOffset>
                    </wp:positionV>
                    <wp:extent cx="3245485" cy="5320030"/>
                    <wp:effectExtent l="0" t="0" r="0" b="0"/>
                    <wp:wrapNone/>
                    <wp:docPr id="22"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5485" cy="5320030"/>
                            </a:xfrm>
                            <a:custGeom>
                              <a:avLst/>
                              <a:gdLst>
                                <a:gd name="T0" fmla="+- 0 6245 1134"/>
                                <a:gd name="T1" fmla="*/ T0 w 5111"/>
                                <a:gd name="T2" fmla="*/ 0 h 8378"/>
                                <a:gd name="T3" fmla="+- 0 1134 1134"/>
                                <a:gd name="T4" fmla="*/ T3 w 5111"/>
                                <a:gd name="T5" fmla="*/ 0 h 8378"/>
                                <a:gd name="T6" fmla="+- 0 1134 1134"/>
                                <a:gd name="T7" fmla="*/ T6 w 5111"/>
                                <a:gd name="T8" fmla="*/ 8378 h 8378"/>
                                <a:gd name="T9" fmla="+- 0 2388 1134"/>
                                <a:gd name="T10" fmla="*/ T9 w 5111"/>
                                <a:gd name="T11" fmla="*/ 8133 h 8378"/>
                                <a:gd name="T12" fmla="+- 0 6245 1134"/>
                                <a:gd name="T13" fmla="*/ T12 w 5111"/>
                                <a:gd name="T14" fmla="*/ 7308 h 8378"/>
                                <a:gd name="T15" fmla="+- 0 6245 1134"/>
                                <a:gd name="T16" fmla="*/ T15 w 5111"/>
                                <a:gd name="T17" fmla="*/ 0 h 8378"/>
                              </a:gdLst>
                              <a:ahLst/>
                              <a:cxnLst>
                                <a:cxn ang="0">
                                  <a:pos x="T1" y="T2"/>
                                </a:cxn>
                                <a:cxn ang="0">
                                  <a:pos x="T4" y="T5"/>
                                </a:cxn>
                                <a:cxn ang="0">
                                  <a:pos x="T7" y="T8"/>
                                </a:cxn>
                                <a:cxn ang="0">
                                  <a:pos x="T10" y="T11"/>
                                </a:cxn>
                                <a:cxn ang="0">
                                  <a:pos x="T13" y="T14"/>
                                </a:cxn>
                                <a:cxn ang="0">
                                  <a:pos x="T16" y="T17"/>
                                </a:cxn>
                              </a:cxnLst>
                              <a:rect l="0" t="0" r="r" b="b"/>
                              <a:pathLst>
                                <a:path w="5111" h="8378">
                                  <a:moveTo>
                                    <a:pt x="5111" y="0"/>
                                  </a:moveTo>
                                  <a:lnTo>
                                    <a:pt x="0" y="0"/>
                                  </a:lnTo>
                                  <a:lnTo>
                                    <a:pt x="0" y="8378"/>
                                  </a:lnTo>
                                  <a:lnTo>
                                    <a:pt x="1254" y="8133"/>
                                  </a:lnTo>
                                  <a:lnTo>
                                    <a:pt x="5111" y="7308"/>
                                  </a:lnTo>
                                  <a:lnTo>
                                    <a:pt x="5111" y="0"/>
                                  </a:lnTo>
                                  <a:close/>
                                </a:path>
                              </a:pathLst>
                            </a:custGeom>
                            <a:solidFill>
                              <a:srgbClr val="1C0E3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023EEE1" id="Freeform 18" o:spid="_x0000_s1026" style="position:absolute;margin-left:-12.75pt;margin-top:-72.8pt;width:255.55pt;height:418.9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111,8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" path="m5111,l,,,8378,1254,8133,5111,7308,5111,xe" fillcolor="#1c0e31" stroked="f">
                    <v:path arrowok="t" o:connecttype="custom" o:connectlocs="3245485,0;0,0;0,5320030;796290,5164455;3245485,4640580;3245485,0" o:connectangles="0,0,0,0,0,0"/>
                  </v:shape>
                </w:pict>
              </mc:Fallback>
            </mc:AlternateContent>
          </w:r>
          <w:r>
            <w:rPr>
              <w:noProof/>
              <w:lang w:eastAsia="en-GB"/>
            </w:rPr>
            <mc:AlternateContent>
              <mc:Choice Requires="wps">
                <w:drawing>
                  <wp:anchor distT="0" distB="0" distL="114300" distR="114300" simplePos="0" relativeHeight="251663360" behindDoc="0" locked="0" layoutInCell="1" allowOverlap="1" wp14:anchorId="2B9CFE7A" wp14:editId="40DB5474">
                    <wp:simplePos x="0" y="0"/>
                    <wp:positionH relativeFrom="column">
                      <wp:posOffset>3771900</wp:posOffset>
                    </wp:positionH>
                    <wp:positionV relativeFrom="paragraph">
                      <wp:posOffset>828040</wp:posOffset>
                    </wp:positionV>
                    <wp:extent cx="2459355" cy="2453640"/>
                    <wp:effectExtent l="0" t="0" r="0" b="3810"/>
                    <wp:wrapNone/>
                    <wp:docPr id="19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59355" cy="2453640"/>
                            </a:xfrm>
                            <a:custGeom>
                              <a:avLst/>
                              <a:gdLst>
                                <a:gd name="T0" fmla="+- 0 9155 7370"/>
                                <a:gd name="T1" fmla="*/ T0 w 3873"/>
                                <a:gd name="T2" fmla="+- 0 2775 2769"/>
                                <a:gd name="T3" fmla="*/ 2775 h 3864"/>
                                <a:gd name="T4" fmla="+- 0 8934 7370"/>
                                <a:gd name="T5" fmla="*/ T4 w 3873"/>
                                <a:gd name="T6" fmla="+- 0 2805 2769"/>
                                <a:gd name="T7" fmla="*/ 2805 h 3864"/>
                                <a:gd name="T8" fmla="+- 0 8722 7370"/>
                                <a:gd name="T9" fmla="*/ T8 w 3873"/>
                                <a:gd name="T10" fmla="+- 0 2859 2769"/>
                                <a:gd name="T11" fmla="*/ 2859 h 3864"/>
                                <a:gd name="T12" fmla="+- 0 8520 7370"/>
                                <a:gd name="T13" fmla="*/ T12 w 3873"/>
                                <a:gd name="T14" fmla="+- 0 2935 2769"/>
                                <a:gd name="T15" fmla="*/ 2935 h 3864"/>
                                <a:gd name="T16" fmla="+- 0 8329 7370"/>
                                <a:gd name="T17" fmla="*/ T16 w 3873"/>
                                <a:gd name="T18" fmla="+- 0 3033 2769"/>
                                <a:gd name="T19" fmla="*/ 3033 h 3864"/>
                                <a:gd name="T20" fmla="+- 0 8151 7370"/>
                                <a:gd name="T21" fmla="*/ T20 w 3873"/>
                                <a:gd name="T22" fmla="+- 0 3150 2769"/>
                                <a:gd name="T23" fmla="*/ 3150 h 3864"/>
                                <a:gd name="T24" fmla="+- 0 7988 7370"/>
                                <a:gd name="T25" fmla="*/ T24 w 3873"/>
                                <a:gd name="T26" fmla="+- 0 3286 2769"/>
                                <a:gd name="T27" fmla="*/ 3286 h 3864"/>
                                <a:gd name="T28" fmla="+- 0 7841 7370"/>
                                <a:gd name="T29" fmla="*/ T28 w 3873"/>
                                <a:gd name="T30" fmla="+- 0 3439 2769"/>
                                <a:gd name="T31" fmla="*/ 3439 h 3864"/>
                                <a:gd name="T32" fmla="+- 0 7711 7370"/>
                                <a:gd name="T33" fmla="*/ T32 w 3873"/>
                                <a:gd name="T34" fmla="+- 0 3606 2769"/>
                                <a:gd name="T35" fmla="*/ 3606 h 3864"/>
                                <a:gd name="T36" fmla="+- 0 7600 7370"/>
                                <a:gd name="T37" fmla="*/ T36 w 3873"/>
                                <a:gd name="T38" fmla="+- 0 3788 2769"/>
                                <a:gd name="T39" fmla="*/ 3788 h 3864"/>
                                <a:gd name="T40" fmla="+- 0 7509 7370"/>
                                <a:gd name="T41" fmla="*/ T40 w 3873"/>
                                <a:gd name="T42" fmla="+- 0 3982 2769"/>
                                <a:gd name="T43" fmla="*/ 3982 h 3864"/>
                                <a:gd name="T44" fmla="+- 0 7439 7370"/>
                                <a:gd name="T45" fmla="*/ T44 w 3873"/>
                                <a:gd name="T46" fmla="+- 0 4188 2769"/>
                                <a:gd name="T47" fmla="*/ 4188 h 3864"/>
                                <a:gd name="T48" fmla="+- 0 7393 7370"/>
                                <a:gd name="T49" fmla="*/ T48 w 3873"/>
                                <a:gd name="T50" fmla="+- 0 4402 2769"/>
                                <a:gd name="T51" fmla="*/ 4402 h 3864"/>
                                <a:gd name="T52" fmla="+- 0 7372 7370"/>
                                <a:gd name="T53" fmla="*/ T52 w 3873"/>
                                <a:gd name="T54" fmla="+- 0 4625 2769"/>
                                <a:gd name="T55" fmla="*/ 4625 h 3864"/>
                                <a:gd name="T56" fmla="+- 0 7376 7370"/>
                                <a:gd name="T57" fmla="*/ T56 w 3873"/>
                                <a:gd name="T58" fmla="+- 0 4852 2769"/>
                                <a:gd name="T59" fmla="*/ 4852 h 3864"/>
                                <a:gd name="T60" fmla="+- 0 7406 7370"/>
                                <a:gd name="T61" fmla="*/ T60 w 3873"/>
                                <a:gd name="T62" fmla="+- 0 5073 2769"/>
                                <a:gd name="T63" fmla="*/ 5073 h 3864"/>
                                <a:gd name="T64" fmla="+- 0 7460 7370"/>
                                <a:gd name="T65" fmla="*/ T64 w 3873"/>
                                <a:gd name="T66" fmla="+- 0 5284 2769"/>
                                <a:gd name="T67" fmla="*/ 5284 h 3864"/>
                                <a:gd name="T68" fmla="+- 0 7537 7370"/>
                                <a:gd name="T69" fmla="*/ T68 w 3873"/>
                                <a:gd name="T70" fmla="+- 0 5486 2769"/>
                                <a:gd name="T71" fmla="*/ 5486 h 3864"/>
                                <a:gd name="T72" fmla="+- 0 7634 7370"/>
                                <a:gd name="T73" fmla="*/ T72 w 3873"/>
                                <a:gd name="T74" fmla="+- 0 5676 2769"/>
                                <a:gd name="T75" fmla="*/ 5676 h 3864"/>
                                <a:gd name="T76" fmla="+- 0 7752 7370"/>
                                <a:gd name="T77" fmla="*/ T76 w 3873"/>
                                <a:gd name="T78" fmla="+- 0 5854 2769"/>
                                <a:gd name="T79" fmla="*/ 5854 h 3864"/>
                                <a:gd name="T80" fmla="+- 0 7888 7370"/>
                                <a:gd name="T81" fmla="*/ T80 w 3873"/>
                                <a:gd name="T82" fmla="+- 0 6016 2769"/>
                                <a:gd name="T83" fmla="*/ 6016 h 3864"/>
                                <a:gd name="T84" fmla="+- 0 8041 7370"/>
                                <a:gd name="T85" fmla="*/ T84 w 3873"/>
                                <a:gd name="T86" fmla="+- 0 6163 2769"/>
                                <a:gd name="T87" fmla="*/ 6163 h 3864"/>
                                <a:gd name="T88" fmla="+- 0 8209 7370"/>
                                <a:gd name="T89" fmla="*/ T88 w 3873"/>
                                <a:gd name="T90" fmla="+- 0 6293 2769"/>
                                <a:gd name="T91" fmla="*/ 6293 h 3864"/>
                                <a:gd name="T92" fmla="+- 0 8391 7370"/>
                                <a:gd name="T93" fmla="*/ T92 w 3873"/>
                                <a:gd name="T94" fmla="+- 0 6404 2769"/>
                                <a:gd name="T95" fmla="*/ 6404 h 3864"/>
                                <a:gd name="T96" fmla="+- 0 8586 7370"/>
                                <a:gd name="T97" fmla="*/ T96 w 3873"/>
                                <a:gd name="T98" fmla="+- 0 6495 2769"/>
                                <a:gd name="T99" fmla="*/ 6495 h 3864"/>
                                <a:gd name="T100" fmla="+- 0 8791 7370"/>
                                <a:gd name="T101" fmla="*/ T100 w 3873"/>
                                <a:gd name="T102" fmla="+- 0 6564 2769"/>
                                <a:gd name="T103" fmla="*/ 6564 h 3864"/>
                                <a:gd name="T104" fmla="+- 0 9007 7370"/>
                                <a:gd name="T105" fmla="*/ T104 w 3873"/>
                                <a:gd name="T106" fmla="+- 0 6610 2769"/>
                                <a:gd name="T107" fmla="*/ 6610 h 3864"/>
                                <a:gd name="T108" fmla="+- 0 9230 7370"/>
                                <a:gd name="T109" fmla="*/ T108 w 3873"/>
                                <a:gd name="T110" fmla="+- 0 6632 2769"/>
                                <a:gd name="T111" fmla="*/ 6632 h 3864"/>
                                <a:gd name="T112" fmla="+- 0 9457 7370"/>
                                <a:gd name="T113" fmla="*/ T112 w 3873"/>
                                <a:gd name="T114" fmla="+- 0 6627 2769"/>
                                <a:gd name="T115" fmla="*/ 6627 h 3864"/>
                                <a:gd name="T116" fmla="+- 0 9678 7370"/>
                                <a:gd name="T117" fmla="*/ T116 w 3873"/>
                                <a:gd name="T118" fmla="+- 0 6597 2769"/>
                                <a:gd name="T119" fmla="*/ 6597 h 3864"/>
                                <a:gd name="T120" fmla="+- 0 9891 7370"/>
                                <a:gd name="T121" fmla="*/ T120 w 3873"/>
                                <a:gd name="T122" fmla="+- 0 6544 2769"/>
                                <a:gd name="T123" fmla="*/ 6544 h 3864"/>
                                <a:gd name="T124" fmla="+- 0 10093 7370"/>
                                <a:gd name="T125" fmla="*/ T124 w 3873"/>
                                <a:gd name="T126" fmla="+- 0 6467 2769"/>
                                <a:gd name="T127" fmla="*/ 6467 h 3864"/>
                                <a:gd name="T128" fmla="+- 0 10283 7370"/>
                                <a:gd name="T129" fmla="*/ T128 w 3873"/>
                                <a:gd name="T130" fmla="+- 0 6369 2769"/>
                                <a:gd name="T131" fmla="*/ 6369 h 3864"/>
                                <a:gd name="T132" fmla="+- 0 10461 7370"/>
                                <a:gd name="T133" fmla="*/ T132 w 3873"/>
                                <a:gd name="T134" fmla="+- 0 6252 2769"/>
                                <a:gd name="T135" fmla="*/ 6252 h 3864"/>
                                <a:gd name="T136" fmla="+- 0 10624 7370"/>
                                <a:gd name="T137" fmla="*/ T136 w 3873"/>
                                <a:gd name="T138" fmla="+- 0 6116 2769"/>
                                <a:gd name="T139" fmla="*/ 6116 h 3864"/>
                                <a:gd name="T140" fmla="+- 0 10772 7370"/>
                                <a:gd name="T141" fmla="*/ T140 w 3873"/>
                                <a:gd name="T142" fmla="+- 0 5964 2769"/>
                                <a:gd name="T143" fmla="*/ 5964 h 3864"/>
                                <a:gd name="T144" fmla="+- 0 10902 7370"/>
                                <a:gd name="T145" fmla="*/ T144 w 3873"/>
                                <a:gd name="T146" fmla="+- 0 5796 2769"/>
                                <a:gd name="T147" fmla="*/ 5796 h 3864"/>
                                <a:gd name="T148" fmla="+- 0 11013 7370"/>
                                <a:gd name="T149" fmla="*/ T148 w 3873"/>
                                <a:gd name="T150" fmla="+- 0 5614 2769"/>
                                <a:gd name="T151" fmla="*/ 5614 h 3864"/>
                                <a:gd name="T152" fmla="+- 0 11104 7370"/>
                                <a:gd name="T153" fmla="*/ T152 w 3873"/>
                                <a:gd name="T154" fmla="+- 0 5420 2769"/>
                                <a:gd name="T155" fmla="*/ 5420 h 3864"/>
                                <a:gd name="T156" fmla="+- 0 11173 7370"/>
                                <a:gd name="T157" fmla="*/ T156 w 3873"/>
                                <a:gd name="T158" fmla="+- 0 5215 2769"/>
                                <a:gd name="T159" fmla="*/ 5215 h 3864"/>
                                <a:gd name="T160" fmla="+- 0 11219 7370"/>
                                <a:gd name="T161" fmla="*/ T160 w 3873"/>
                                <a:gd name="T162" fmla="+- 0 5000 2769"/>
                                <a:gd name="T163" fmla="*/ 5000 h 3864"/>
                                <a:gd name="T164" fmla="+- 0 11241 7370"/>
                                <a:gd name="T165" fmla="*/ T164 w 3873"/>
                                <a:gd name="T166" fmla="+- 0 4777 2769"/>
                                <a:gd name="T167" fmla="*/ 4777 h 3864"/>
                                <a:gd name="T168" fmla="+- 0 11236 7370"/>
                                <a:gd name="T169" fmla="*/ T168 w 3873"/>
                                <a:gd name="T170" fmla="+- 0 4550 2769"/>
                                <a:gd name="T171" fmla="*/ 4550 h 3864"/>
                                <a:gd name="T172" fmla="+- 0 11206 7370"/>
                                <a:gd name="T173" fmla="*/ T172 w 3873"/>
                                <a:gd name="T174" fmla="+- 0 4330 2769"/>
                                <a:gd name="T175" fmla="*/ 4330 h 3864"/>
                                <a:gd name="T176" fmla="+- 0 11152 7370"/>
                                <a:gd name="T177" fmla="*/ T176 w 3873"/>
                                <a:gd name="T178" fmla="+- 0 4118 2769"/>
                                <a:gd name="T179" fmla="*/ 4118 h 3864"/>
                                <a:gd name="T180" fmla="+- 0 11076 7370"/>
                                <a:gd name="T181" fmla="*/ T180 w 3873"/>
                                <a:gd name="T182" fmla="+- 0 3916 2769"/>
                                <a:gd name="T183" fmla="*/ 3916 h 3864"/>
                                <a:gd name="T184" fmla="+- 0 10978 7370"/>
                                <a:gd name="T185" fmla="*/ T184 w 3873"/>
                                <a:gd name="T186" fmla="+- 0 3726 2769"/>
                                <a:gd name="T187" fmla="*/ 3726 h 3864"/>
                                <a:gd name="T188" fmla="+- 0 10860 7370"/>
                                <a:gd name="T189" fmla="*/ T188 w 3873"/>
                                <a:gd name="T190" fmla="+- 0 3549 2769"/>
                                <a:gd name="T191" fmla="*/ 3549 h 3864"/>
                                <a:gd name="T192" fmla="+- 0 10724 7370"/>
                                <a:gd name="T193" fmla="*/ T192 w 3873"/>
                                <a:gd name="T194" fmla="+- 0 3386 2769"/>
                                <a:gd name="T195" fmla="*/ 3386 h 3864"/>
                                <a:gd name="T196" fmla="+- 0 10571 7370"/>
                                <a:gd name="T197" fmla="*/ T196 w 3873"/>
                                <a:gd name="T198" fmla="+- 0 3239 2769"/>
                                <a:gd name="T199" fmla="*/ 3239 h 3864"/>
                                <a:gd name="T200" fmla="+- 0 10403 7370"/>
                                <a:gd name="T201" fmla="*/ T200 w 3873"/>
                                <a:gd name="T202" fmla="+- 0 3109 2769"/>
                                <a:gd name="T203" fmla="*/ 3109 h 3864"/>
                                <a:gd name="T204" fmla="+- 0 10221 7370"/>
                                <a:gd name="T205" fmla="*/ T204 w 3873"/>
                                <a:gd name="T206" fmla="+- 0 2998 2769"/>
                                <a:gd name="T207" fmla="*/ 2998 h 3864"/>
                                <a:gd name="T208" fmla="+- 0 10027 7370"/>
                                <a:gd name="T209" fmla="*/ T208 w 3873"/>
                                <a:gd name="T210" fmla="+- 0 2907 2769"/>
                                <a:gd name="T211" fmla="*/ 2907 h 3864"/>
                                <a:gd name="T212" fmla="+- 0 9821 7370"/>
                                <a:gd name="T213" fmla="*/ T212 w 3873"/>
                                <a:gd name="T214" fmla="+- 0 2838 2769"/>
                                <a:gd name="T215" fmla="*/ 2838 h 3864"/>
                                <a:gd name="T216" fmla="+- 0 9606 7370"/>
                                <a:gd name="T217" fmla="*/ T216 w 3873"/>
                                <a:gd name="T218" fmla="+- 0 2792 2769"/>
                                <a:gd name="T219" fmla="*/ 2792 h 3864"/>
                                <a:gd name="T220" fmla="+- 0 9382 7370"/>
                                <a:gd name="T221" fmla="*/ T220 w 3873"/>
                                <a:gd name="T222" fmla="+- 0 2771 2769"/>
                                <a:gd name="T223" fmla="*/ 2771 h 3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873" h="3864">
                                  <a:moveTo>
                                    <a:pt x="1936" y="0"/>
                                  </a:moveTo>
                                  <a:lnTo>
                                    <a:pt x="1860" y="2"/>
                                  </a:lnTo>
                                  <a:lnTo>
                                    <a:pt x="1785" y="6"/>
                                  </a:lnTo>
                                  <a:lnTo>
                                    <a:pt x="1710" y="13"/>
                                  </a:lnTo>
                                  <a:lnTo>
                                    <a:pt x="1637" y="23"/>
                                  </a:lnTo>
                                  <a:lnTo>
                                    <a:pt x="1564" y="36"/>
                                  </a:lnTo>
                                  <a:lnTo>
                                    <a:pt x="1492" y="51"/>
                                  </a:lnTo>
                                  <a:lnTo>
                                    <a:pt x="1421" y="69"/>
                                  </a:lnTo>
                                  <a:lnTo>
                                    <a:pt x="1352" y="90"/>
                                  </a:lnTo>
                                  <a:lnTo>
                                    <a:pt x="1283" y="113"/>
                                  </a:lnTo>
                                  <a:lnTo>
                                    <a:pt x="1216" y="138"/>
                                  </a:lnTo>
                                  <a:lnTo>
                                    <a:pt x="1150" y="166"/>
                                  </a:lnTo>
                                  <a:lnTo>
                                    <a:pt x="1085" y="197"/>
                                  </a:lnTo>
                                  <a:lnTo>
                                    <a:pt x="1021" y="229"/>
                                  </a:lnTo>
                                  <a:lnTo>
                                    <a:pt x="959" y="264"/>
                                  </a:lnTo>
                                  <a:lnTo>
                                    <a:pt x="898" y="301"/>
                                  </a:lnTo>
                                  <a:lnTo>
                                    <a:pt x="839" y="340"/>
                                  </a:lnTo>
                                  <a:lnTo>
                                    <a:pt x="781" y="381"/>
                                  </a:lnTo>
                                  <a:lnTo>
                                    <a:pt x="725" y="425"/>
                                  </a:lnTo>
                                  <a:lnTo>
                                    <a:pt x="671" y="470"/>
                                  </a:lnTo>
                                  <a:lnTo>
                                    <a:pt x="618" y="517"/>
                                  </a:lnTo>
                                  <a:lnTo>
                                    <a:pt x="567" y="566"/>
                                  </a:lnTo>
                                  <a:lnTo>
                                    <a:pt x="518" y="617"/>
                                  </a:lnTo>
                                  <a:lnTo>
                                    <a:pt x="471" y="670"/>
                                  </a:lnTo>
                                  <a:lnTo>
                                    <a:pt x="425" y="724"/>
                                  </a:lnTo>
                                  <a:lnTo>
                                    <a:pt x="382" y="780"/>
                                  </a:lnTo>
                                  <a:lnTo>
                                    <a:pt x="341" y="837"/>
                                  </a:lnTo>
                                  <a:lnTo>
                                    <a:pt x="302" y="897"/>
                                  </a:lnTo>
                                  <a:lnTo>
                                    <a:pt x="264" y="957"/>
                                  </a:lnTo>
                                  <a:lnTo>
                                    <a:pt x="230" y="1019"/>
                                  </a:lnTo>
                                  <a:lnTo>
                                    <a:pt x="197" y="1083"/>
                                  </a:lnTo>
                                  <a:lnTo>
                                    <a:pt x="167" y="1147"/>
                                  </a:lnTo>
                                  <a:lnTo>
                                    <a:pt x="139" y="1213"/>
                                  </a:lnTo>
                                  <a:lnTo>
                                    <a:pt x="113" y="1281"/>
                                  </a:lnTo>
                                  <a:lnTo>
                                    <a:pt x="90" y="1349"/>
                                  </a:lnTo>
                                  <a:lnTo>
                                    <a:pt x="69" y="1419"/>
                                  </a:lnTo>
                                  <a:lnTo>
                                    <a:pt x="51" y="1489"/>
                                  </a:lnTo>
                                  <a:lnTo>
                                    <a:pt x="36" y="1561"/>
                                  </a:lnTo>
                                  <a:lnTo>
                                    <a:pt x="23" y="1633"/>
                                  </a:lnTo>
                                  <a:lnTo>
                                    <a:pt x="13" y="1707"/>
                                  </a:lnTo>
                                  <a:lnTo>
                                    <a:pt x="6" y="1781"/>
                                  </a:lnTo>
                                  <a:lnTo>
                                    <a:pt x="2" y="1856"/>
                                  </a:lnTo>
                                  <a:lnTo>
                                    <a:pt x="0" y="1932"/>
                                  </a:lnTo>
                                  <a:lnTo>
                                    <a:pt x="2" y="2008"/>
                                  </a:lnTo>
                                  <a:lnTo>
                                    <a:pt x="6" y="2083"/>
                                  </a:lnTo>
                                  <a:lnTo>
                                    <a:pt x="13" y="2157"/>
                                  </a:lnTo>
                                  <a:lnTo>
                                    <a:pt x="23" y="2231"/>
                                  </a:lnTo>
                                  <a:lnTo>
                                    <a:pt x="36" y="2304"/>
                                  </a:lnTo>
                                  <a:lnTo>
                                    <a:pt x="51" y="2375"/>
                                  </a:lnTo>
                                  <a:lnTo>
                                    <a:pt x="69" y="2446"/>
                                  </a:lnTo>
                                  <a:lnTo>
                                    <a:pt x="90" y="2515"/>
                                  </a:lnTo>
                                  <a:lnTo>
                                    <a:pt x="113" y="2584"/>
                                  </a:lnTo>
                                  <a:lnTo>
                                    <a:pt x="139" y="2651"/>
                                  </a:lnTo>
                                  <a:lnTo>
                                    <a:pt x="167" y="2717"/>
                                  </a:lnTo>
                                  <a:lnTo>
                                    <a:pt x="197" y="2782"/>
                                  </a:lnTo>
                                  <a:lnTo>
                                    <a:pt x="230" y="2845"/>
                                  </a:lnTo>
                                  <a:lnTo>
                                    <a:pt x="264" y="2907"/>
                                  </a:lnTo>
                                  <a:lnTo>
                                    <a:pt x="302" y="2968"/>
                                  </a:lnTo>
                                  <a:lnTo>
                                    <a:pt x="341" y="3027"/>
                                  </a:lnTo>
                                  <a:lnTo>
                                    <a:pt x="382" y="3085"/>
                                  </a:lnTo>
                                  <a:lnTo>
                                    <a:pt x="425" y="3140"/>
                                  </a:lnTo>
                                  <a:lnTo>
                                    <a:pt x="471" y="3195"/>
                                  </a:lnTo>
                                  <a:lnTo>
                                    <a:pt x="518" y="3247"/>
                                  </a:lnTo>
                                  <a:lnTo>
                                    <a:pt x="567" y="3298"/>
                                  </a:lnTo>
                                  <a:lnTo>
                                    <a:pt x="618" y="3347"/>
                                  </a:lnTo>
                                  <a:lnTo>
                                    <a:pt x="671" y="3394"/>
                                  </a:lnTo>
                                  <a:lnTo>
                                    <a:pt x="725" y="3440"/>
                                  </a:lnTo>
                                  <a:lnTo>
                                    <a:pt x="781" y="3483"/>
                                  </a:lnTo>
                                  <a:lnTo>
                                    <a:pt x="839" y="3524"/>
                                  </a:lnTo>
                                  <a:lnTo>
                                    <a:pt x="898" y="3563"/>
                                  </a:lnTo>
                                  <a:lnTo>
                                    <a:pt x="959" y="3600"/>
                                  </a:lnTo>
                                  <a:lnTo>
                                    <a:pt x="1021" y="3635"/>
                                  </a:lnTo>
                                  <a:lnTo>
                                    <a:pt x="1085" y="3668"/>
                                  </a:lnTo>
                                  <a:lnTo>
                                    <a:pt x="1150" y="3698"/>
                                  </a:lnTo>
                                  <a:lnTo>
                                    <a:pt x="1216" y="3726"/>
                                  </a:lnTo>
                                  <a:lnTo>
                                    <a:pt x="1283" y="3751"/>
                                  </a:lnTo>
                                  <a:lnTo>
                                    <a:pt x="1352" y="3775"/>
                                  </a:lnTo>
                                  <a:lnTo>
                                    <a:pt x="1421" y="3795"/>
                                  </a:lnTo>
                                  <a:lnTo>
                                    <a:pt x="1492" y="3813"/>
                                  </a:lnTo>
                                  <a:lnTo>
                                    <a:pt x="1564" y="3828"/>
                                  </a:lnTo>
                                  <a:lnTo>
                                    <a:pt x="1637" y="3841"/>
                                  </a:lnTo>
                                  <a:lnTo>
                                    <a:pt x="1710" y="3851"/>
                                  </a:lnTo>
                                  <a:lnTo>
                                    <a:pt x="1785" y="3858"/>
                                  </a:lnTo>
                                  <a:lnTo>
                                    <a:pt x="1860" y="3863"/>
                                  </a:lnTo>
                                  <a:lnTo>
                                    <a:pt x="1936" y="3864"/>
                                  </a:lnTo>
                                  <a:lnTo>
                                    <a:pt x="2012" y="3863"/>
                                  </a:lnTo>
                                  <a:lnTo>
                                    <a:pt x="2087" y="3858"/>
                                  </a:lnTo>
                                  <a:lnTo>
                                    <a:pt x="2162" y="3851"/>
                                  </a:lnTo>
                                  <a:lnTo>
                                    <a:pt x="2236" y="3841"/>
                                  </a:lnTo>
                                  <a:lnTo>
                                    <a:pt x="2308" y="3828"/>
                                  </a:lnTo>
                                  <a:lnTo>
                                    <a:pt x="2380" y="3813"/>
                                  </a:lnTo>
                                  <a:lnTo>
                                    <a:pt x="2451" y="3795"/>
                                  </a:lnTo>
                                  <a:lnTo>
                                    <a:pt x="2521" y="3775"/>
                                  </a:lnTo>
                                  <a:lnTo>
                                    <a:pt x="2589" y="3751"/>
                                  </a:lnTo>
                                  <a:lnTo>
                                    <a:pt x="2657" y="3726"/>
                                  </a:lnTo>
                                  <a:lnTo>
                                    <a:pt x="2723" y="3698"/>
                                  </a:lnTo>
                                  <a:lnTo>
                                    <a:pt x="2788" y="3668"/>
                                  </a:lnTo>
                                  <a:lnTo>
                                    <a:pt x="2851" y="3635"/>
                                  </a:lnTo>
                                  <a:lnTo>
                                    <a:pt x="2913" y="3600"/>
                                  </a:lnTo>
                                  <a:lnTo>
                                    <a:pt x="2974" y="3563"/>
                                  </a:lnTo>
                                  <a:lnTo>
                                    <a:pt x="3033" y="3524"/>
                                  </a:lnTo>
                                  <a:lnTo>
                                    <a:pt x="3091" y="3483"/>
                                  </a:lnTo>
                                  <a:lnTo>
                                    <a:pt x="3147" y="3440"/>
                                  </a:lnTo>
                                  <a:lnTo>
                                    <a:pt x="3201" y="3394"/>
                                  </a:lnTo>
                                  <a:lnTo>
                                    <a:pt x="3254" y="3347"/>
                                  </a:lnTo>
                                  <a:lnTo>
                                    <a:pt x="3305" y="3298"/>
                                  </a:lnTo>
                                  <a:lnTo>
                                    <a:pt x="3354" y="3247"/>
                                  </a:lnTo>
                                  <a:lnTo>
                                    <a:pt x="3402" y="3195"/>
                                  </a:lnTo>
                                  <a:lnTo>
                                    <a:pt x="3447" y="3140"/>
                                  </a:lnTo>
                                  <a:lnTo>
                                    <a:pt x="3490" y="3085"/>
                                  </a:lnTo>
                                  <a:lnTo>
                                    <a:pt x="3532" y="3027"/>
                                  </a:lnTo>
                                  <a:lnTo>
                                    <a:pt x="3571" y="2968"/>
                                  </a:lnTo>
                                  <a:lnTo>
                                    <a:pt x="3608" y="2907"/>
                                  </a:lnTo>
                                  <a:lnTo>
                                    <a:pt x="3643" y="2845"/>
                                  </a:lnTo>
                                  <a:lnTo>
                                    <a:pt x="3675" y="2782"/>
                                  </a:lnTo>
                                  <a:lnTo>
                                    <a:pt x="3706" y="2717"/>
                                  </a:lnTo>
                                  <a:lnTo>
                                    <a:pt x="3734" y="2651"/>
                                  </a:lnTo>
                                  <a:lnTo>
                                    <a:pt x="3759" y="2584"/>
                                  </a:lnTo>
                                  <a:lnTo>
                                    <a:pt x="3782" y="2515"/>
                                  </a:lnTo>
                                  <a:lnTo>
                                    <a:pt x="3803" y="2446"/>
                                  </a:lnTo>
                                  <a:lnTo>
                                    <a:pt x="3821" y="2375"/>
                                  </a:lnTo>
                                  <a:lnTo>
                                    <a:pt x="3836" y="2304"/>
                                  </a:lnTo>
                                  <a:lnTo>
                                    <a:pt x="3849" y="2231"/>
                                  </a:lnTo>
                                  <a:lnTo>
                                    <a:pt x="3859" y="2157"/>
                                  </a:lnTo>
                                  <a:lnTo>
                                    <a:pt x="3866" y="2083"/>
                                  </a:lnTo>
                                  <a:lnTo>
                                    <a:pt x="3871" y="2008"/>
                                  </a:lnTo>
                                  <a:lnTo>
                                    <a:pt x="3872" y="1932"/>
                                  </a:lnTo>
                                  <a:lnTo>
                                    <a:pt x="3871" y="1856"/>
                                  </a:lnTo>
                                  <a:lnTo>
                                    <a:pt x="3866" y="1781"/>
                                  </a:lnTo>
                                  <a:lnTo>
                                    <a:pt x="3859" y="1707"/>
                                  </a:lnTo>
                                  <a:lnTo>
                                    <a:pt x="3849" y="1633"/>
                                  </a:lnTo>
                                  <a:lnTo>
                                    <a:pt x="3836" y="1561"/>
                                  </a:lnTo>
                                  <a:lnTo>
                                    <a:pt x="3821" y="1489"/>
                                  </a:lnTo>
                                  <a:lnTo>
                                    <a:pt x="3803" y="1419"/>
                                  </a:lnTo>
                                  <a:lnTo>
                                    <a:pt x="3782" y="1349"/>
                                  </a:lnTo>
                                  <a:lnTo>
                                    <a:pt x="3759" y="1281"/>
                                  </a:lnTo>
                                  <a:lnTo>
                                    <a:pt x="3734" y="1213"/>
                                  </a:lnTo>
                                  <a:lnTo>
                                    <a:pt x="3706" y="1147"/>
                                  </a:lnTo>
                                  <a:lnTo>
                                    <a:pt x="3675" y="1083"/>
                                  </a:lnTo>
                                  <a:lnTo>
                                    <a:pt x="3643" y="1019"/>
                                  </a:lnTo>
                                  <a:lnTo>
                                    <a:pt x="3608" y="957"/>
                                  </a:lnTo>
                                  <a:lnTo>
                                    <a:pt x="3571" y="897"/>
                                  </a:lnTo>
                                  <a:lnTo>
                                    <a:pt x="3532" y="837"/>
                                  </a:lnTo>
                                  <a:lnTo>
                                    <a:pt x="3490" y="780"/>
                                  </a:lnTo>
                                  <a:lnTo>
                                    <a:pt x="3447" y="724"/>
                                  </a:lnTo>
                                  <a:lnTo>
                                    <a:pt x="3402" y="670"/>
                                  </a:lnTo>
                                  <a:lnTo>
                                    <a:pt x="3354" y="617"/>
                                  </a:lnTo>
                                  <a:lnTo>
                                    <a:pt x="3305" y="566"/>
                                  </a:lnTo>
                                  <a:lnTo>
                                    <a:pt x="3254" y="517"/>
                                  </a:lnTo>
                                  <a:lnTo>
                                    <a:pt x="3201" y="470"/>
                                  </a:lnTo>
                                  <a:lnTo>
                                    <a:pt x="3147" y="425"/>
                                  </a:lnTo>
                                  <a:lnTo>
                                    <a:pt x="3091" y="381"/>
                                  </a:lnTo>
                                  <a:lnTo>
                                    <a:pt x="3033" y="340"/>
                                  </a:lnTo>
                                  <a:lnTo>
                                    <a:pt x="2974" y="301"/>
                                  </a:lnTo>
                                  <a:lnTo>
                                    <a:pt x="2913" y="264"/>
                                  </a:lnTo>
                                  <a:lnTo>
                                    <a:pt x="2851" y="229"/>
                                  </a:lnTo>
                                  <a:lnTo>
                                    <a:pt x="2788" y="197"/>
                                  </a:lnTo>
                                  <a:lnTo>
                                    <a:pt x="2723" y="166"/>
                                  </a:lnTo>
                                  <a:lnTo>
                                    <a:pt x="2657" y="138"/>
                                  </a:lnTo>
                                  <a:lnTo>
                                    <a:pt x="2589" y="113"/>
                                  </a:lnTo>
                                  <a:lnTo>
                                    <a:pt x="2521" y="90"/>
                                  </a:lnTo>
                                  <a:lnTo>
                                    <a:pt x="2451" y="69"/>
                                  </a:lnTo>
                                  <a:lnTo>
                                    <a:pt x="2380" y="51"/>
                                  </a:lnTo>
                                  <a:lnTo>
                                    <a:pt x="2308" y="36"/>
                                  </a:lnTo>
                                  <a:lnTo>
                                    <a:pt x="2236" y="23"/>
                                  </a:lnTo>
                                  <a:lnTo>
                                    <a:pt x="2162" y="13"/>
                                  </a:lnTo>
                                  <a:lnTo>
                                    <a:pt x="2087" y="6"/>
                                  </a:lnTo>
                                  <a:lnTo>
                                    <a:pt x="2012" y="2"/>
                                  </a:lnTo>
                                  <a:lnTo>
                                    <a:pt x="1936" y="0"/>
                                  </a:lnTo>
                                  <a:close/>
                                </a:path>
                              </a:pathLst>
                            </a:custGeom>
                            <a:solidFill>
                              <a:srgbClr val="E717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BC067B6" id="Freeform 23" o:spid="_x0000_s1026" style="position:absolute;margin-left:297pt;margin-top:65.2pt;width:193.65pt;height:193.2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3873,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" path="m1936,r-76,2l1785,6r-75,7l1637,23r-73,13l1492,51r-71,18l1352,90r-69,23l1216,138r-66,28l1085,197r-64,32l959,264r-61,37l839,340r-58,41l725,425r-54,45l618,517r-51,49l518,617r-47,53l425,724r-43,56l341,837r-39,60l264,957r-34,62l197,1083r-30,64l139,1213r-26,68l90,1349r-21,70l51,1489r-15,72l23,1633r-10,74l6,1781r-4,75l,1932r2,76l6,2083r7,74l23,2231r13,73l51,2375r18,71l90,2515r23,69l139,2651r28,66l197,2782r33,63l264,2907r38,61l341,3027r41,58l425,3140r46,55l518,3247r49,51l618,3347r53,47l725,3440r56,43l839,3524r59,39l959,3600r62,35l1085,3668r65,30l1216,3726r67,25l1352,3775r69,20l1492,3813r72,15l1637,3841r73,10l1785,3858r75,5l1936,3864r76,-1l2087,3858r75,-7l2236,3841r72,-13l2380,3813r71,-18l2521,3775r68,-24l2657,3726r66,-28l2788,3668r63,-33l2913,3600r61,-37l3033,3524r58,-41l3147,3440r54,-46l3254,3347r51,-49l3354,3247r48,-52l3447,3140r43,-55l3532,3027r39,-59l3608,2907r35,-62l3675,2782r31,-65l3734,2651r25,-67l3782,2515r21,-69l3821,2375r15,-71l3849,2231r10,-74l3866,2083r5,-75l3872,1932r-1,-76l3866,1781r-7,-74l3849,1633r-13,-72l3821,1489r-18,-70l3782,1349r-23,-68l3734,1213r-28,-66l3675,1083r-32,-64l3608,957r-37,-60l3532,837r-42,-57l3447,724r-45,-54l3354,617r-49,-51l3254,517r-53,-47l3147,425r-56,-44l3033,340r-59,-39l2913,264r-62,-35l2788,197r-65,-31l2657,138r-68,-25l2521,90,2451,69,2380,51,2308,36,2236,23,2162,13,2087,6,2012,2,1936,xe" fillcolor="#e71788" stroked="f">
                    <v:path arrowok="t" o:connecttype="custom" o:connectlocs="1133475,1762125;993140,1781175;858520,1815465;730250,1863725;608965,1925955;495935,2000250;392430,2086610;299085,2183765;216535,2289810;146050,2405380;88265,2528570;43815,2659380;14605,2795270;1270,2936875;3810,3081020;22860,3221355;57150,3355340;106045,3483610;167640,3604260;242570,3717290;328930,3820160;426085,3913505;532765,3996055;648335,4066540;772160,4124325;902335,4168140;1039495,4197350;1181100,4211320;1325245,4208145;1465580,4189095;1600835,4155440;1729105,4106545;1849755,4044315;1962785,3970020;2066290,3883660;2160270,3787140;2242820,3680460;2313305,3564890;2371090,3441700;2414905,3311525;2444115,3175000;2458085,3033395;2454910,2889250;2435860,2749550;2401570,2614930;2353310,2486660;2291080,2366010;2216150,2253615;2129790,2150110;2032635,2056765;1925955,1974215;1810385,1903730;1687195,1845945;1556385,1802130;1419860,1772920;1277620,1759585" o:connectangles="0,0,0,0,0,0,0,0,0,0,0,0,0,0,0,0,0,0,0,0,0,0,0,0,0,0,0,0,0,0,0,0,0,0,0,0,0,0,0,0,0,0,0,0,0,0,0,0,0,0,0,0,0,0,0,0"/>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943C094" wp14:editId="773FD0D1">
                    <wp:simplePos x="0" y="0"/>
                    <wp:positionH relativeFrom="margin">
                      <wp:posOffset>-47625</wp:posOffset>
                    </wp:positionH>
                    <wp:positionV relativeFrom="paragraph">
                      <wp:posOffset>5981065</wp:posOffset>
                    </wp:positionV>
                    <wp:extent cx="1728470" cy="1725930"/>
                    <wp:effectExtent l="0" t="0" r="5080" b="7620"/>
                    <wp:wrapNone/>
                    <wp:docPr id="24"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8470" cy="1725930"/>
                            </a:xfrm>
                            <a:custGeom>
                              <a:avLst/>
                              <a:gdLst>
                                <a:gd name="T0" fmla="+- 0 4007 1286"/>
                                <a:gd name="T1" fmla="*/ T0 w 2722"/>
                                <a:gd name="T2" fmla="+- 0 12510 10672"/>
                                <a:gd name="T3" fmla="*/ 12510 h 2718"/>
                                <a:gd name="T4" fmla="+- 0 3100 1286"/>
                                <a:gd name="T5" fmla="*/ T4 w 2722"/>
                                <a:gd name="T6" fmla="+- 0 12510 10672"/>
                                <a:gd name="T7" fmla="*/ 12510 h 2718"/>
                                <a:gd name="T8" fmla="+- 0 3100 1286"/>
                                <a:gd name="T9" fmla="*/ T8 w 2722"/>
                                <a:gd name="T10" fmla="+- 0 11630 10672"/>
                                <a:gd name="T11" fmla="*/ 11630 h 2718"/>
                                <a:gd name="T12" fmla="+- 0 2334 1286"/>
                                <a:gd name="T13" fmla="*/ T12 w 2722"/>
                                <a:gd name="T14" fmla="+- 0 11630 10672"/>
                                <a:gd name="T15" fmla="*/ 11630 h 2718"/>
                                <a:gd name="T16" fmla="+- 0 2334 1286"/>
                                <a:gd name="T17" fmla="*/ T16 w 2722"/>
                                <a:gd name="T18" fmla="+- 0 10672 10672"/>
                                <a:gd name="T19" fmla="*/ 10672 h 2718"/>
                                <a:gd name="T20" fmla="+- 0 1286 1286"/>
                                <a:gd name="T21" fmla="*/ T20 w 2722"/>
                                <a:gd name="T22" fmla="+- 0 10672 10672"/>
                                <a:gd name="T23" fmla="*/ 10672 h 2718"/>
                                <a:gd name="T24" fmla="+- 0 1286 1286"/>
                                <a:gd name="T25" fmla="*/ T24 w 2722"/>
                                <a:gd name="T26" fmla="+- 0 11630 10672"/>
                                <a:gd name="T27" fmla="*/ 11630 h 2718"/>
                                <a:gd name="T28" fmla="+- 0 1286 1286"/>
                                <a:gd name="T29" fmla="*/ T28 w 2722"/>
                                <a:gd name="T30" fmla="+- 0 12510 10672"/>
                                <a:gd name="T31" fmla="*/ 12510 h 2718"/>
                                <a:gd name="T32" fmla="+- 0 1286 1286"/>
                                <a:gd name="T33" fmla="*/ T32 w 2722"/>
                                <a:gd name="T34" fmla="+- 0 13390 10672"/>
                                <a:gd name="T35" fmla="*/ 13390 h 2718"/>
                                <a:gd name="T36" fmla="+- 0 4007 1286"/>
                                <a:gd name="T37" fmla="*/ T36 w 2722"/>
                                <a:gd name="T38" fmla="+- 0 13390 10672"/>
                                <a:gd name="T39" fmla="*/ 13390 h 2718"/>
                                <a:gd name="T40" fmla="+- 0 4007 1286"/>
                                <a:gd name="T41" fmla="*/ T40 w 2722"/>
                                <a:gd name="T42" fmla="+- 0 12510 10672"/>
                                <a:gd name="T43" fmla="*/ 12510 h 27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722" h="2718">
                                  <a:moveTo>
                                    <a:pt x="2721" y="1838"/>
                                  </a:moveTo>
                                  <a:lnTo>
                                    <a:pt x="1814" y="1838"/>
                                  </a:lnTo>
                                  <a:lnTo>
                                    <a:pt x="1814" y="958"/>
                                  </a:lnTo>
                                  <a:lnTo>
                                    <a:pt x="1048" y="958"/>
                                  </a:lnTo>
                                  <a:lnTo>
                                    <a:pt x="1048" y="0"/>
                                  </a:lnTo>
                                  <a:lnTo>
                                    <a:pt x="0" y="0"/>
                                  </a:lnTo>
                                  <a:lnTo>
                                    <a:pt x="0" y="958"/>
                                  </a:lnTo>
                                  <a:lnTo>
                                    <a:pt x="0" y="1838"/>
                                  </a:lnTo>
                                  <a:lnTo>
                                    <a:pt x="0" y="2718"/>
                                  </a:lnTo>
                                  <a:lnTo>
                                    <a:pt x="2721" y="2718"/>
                                  </a:lnTo>
                                  <a:lnTo>
                                    <a:pt x="2721" y="1838"/>
                                  </a:lnTo>
                                </a:path>
                              </a:pathLst>
                            </a:custGeom>
                            <a:solidFill>
                              <a:srgbClr val="E400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polyline w14:anchorId="23BFCBE3" id="Freeform 20"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v-text-anchor:top" points="132.3pt,562.85pt,86.95pt,562.85pt,86.95pt,518.85pt,48.65pt,518.85pt,48.65pt,470.95pt,-3.75pt,470.95pt,-3.75pt,518.85pt,-3.75pt,562.85pt,-3.75pt,606.85pt,132.3pt,606.85pt,132.3pt,562.85pt" coordsize="2722,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" fillcolor="#e4007e" stroked="f">
                    <v:path arrowok="t" o:connecttype="custom" o:connectlocs="1727835,7943850;1151890,7943850;1151890,7385050;665480,7385050;665480,6776720;0,6776720;0,7385050;0,7943850;0,8502650;1727835,8502650;1727835,7943850" o:connectangles="0,0,0,0,0,0,0,0,0,0,0"/>
                    <w10:wrap anchorx="margin"/>
                  </v:polyline>
                </w:pict>
              </mc:Fallback>
            </mc:AlternateContent>
          </w:r>
          <w:r>
            <w:rPr>
              <w:noProof/>
              <w:lang w:eastAsia="en-GB"/>
            </w:rPr>
            <w:drawing>
              <wp:anchor distT="0" distB="0" distL="114300" distR="114300" simplePos="0" relativeHeight="251661312" behindDoc="0" locked="0" layoutInCell="1" allowOverlap="1" wp14:anchorId="663AE712" wp14:editId="7CBF9532">
                <wp:simplePos x="0" y="0"/>
                <wp:positionH relativeFrom="page">
                  <wp:posOffset>274955</wp:posOffset>
                </wp:positionH>
                <wp:positionV relativeFrom="paragraph">
                  <wp:posOffset>8248015</wp:posOffset>
                </wp:positionV>
                <wp:extent cx="7005600" cy="1258005"/>
                <wp:effectExtent l="0" t="0" r="508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pture2.PNG"/>
                        <pic:cNvPicPr/>
                      </pic:nvPicPr>
                      <pic:blipFill>
                        <a:blip r:embed="rId19">
                          <a:extLst>
                            <a:ext uri="{28A0092B-C50C-407E-A947-70E740481C1C}">
                              <a14:useLocalDpi xmlns:a14="http://schemas.microsoft.com/office/drawing/2010/main" val="0"/>
                            </a:ext>
                          </a:extLst>
                        </a:blip>
                        <a:stretch>
                          <a:fillRect/>
                        </a:stretch>
                      </pic:blipFill>
                      <pic:spPr>
                        <a:xfrm>
                          <a:off x="0" y="0"/>
                          <a:ext cx="7005600" cy="1258005"/>
                        </a:xfrm>
                        <a:prstGeom prst="rect">
                          <a:avLst/>
                        </a:prstGeom>
                      </pic:spPr>
                    </pic:pic>
                  </a:graphicData>
                </a:graphic>
                <wp14:sizeRelH relativeFrom="margin">
                  <wp14:pctWidth>0</wp14:pctWidth>
                </wp14:sizeRelH>
                <wp14:sizeRelV relativeFrom="margin">
                  <wp14:pctHeight>0</wp14:pctHeight>
                </wp14:sizeRelV>
              </wp:anchor>
            </w:drawing>
          </w:r>
        </w:p>
        <w:p w14:paraId="390CCA25" w14:textId="77777777" w:rsidR="00B373BE" w:rsidRPr="004D4142" w:rsidRDefault="00B373BE" w:rsidP="004D4142">
          <w:pPr>
            <w:rPr>
              <w:rFonts w:ascii="Avenir LT Std 45 Book" w:hAnsi="Avenir LT Std 45 Book"/>
              <w:color w:val="4C4D4F"/>
              <w:sz w:val="20"/>
            </w:rPr>
          </w:pPr>
        </w:p>
        <w:p w14:paraId="3AB3D13F" w14:textId="77777777" w:rsidR="00B373BE" w:rsidRDefault="00D914CA">
          <w:pPr>
            <w:rPr>
              <w:rStyle w:val="Hyperlink"/>
              <w:color w:val="4C4D4F"/>
              <w:u w:val="none"/>
            </w:rPr>
          </w:pPr>
          <w:r>
            <w:rPr>
              <w:noProof/>
              <w:lang w:eastAsia="en-GB"/>
            </w:rPr>
            <mc:AlternateContent>
              <mc:Choice Requires="wps">
                <w:drawing>
                  <wp:anchor distT="45720" distB="45720" distL="114300" distR="114300" simplePos="0" relativeHeight="251667456" behindDoc="0" locked="0" layoutInCell="1" allowOverlap="1" wp14:anchorId="5CCBA270" wp14:editId="0B238585">
                    <wp:simplePos x="0" y="0"/>
                    <wp:positionH relativeFrom="margin">
                      <wp:align>left</wp:align>
                    </wp:positionH>
                    <wp:positionV relativeFrom="paragraph">
                      <wp:posOffset>796290</wp:posOffset>
                    </wp:positionV>
                    <wp:extent cx="3032760" cy="24479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2447925"/>
                            </a:xfrm>
                            <a:prstGeom prst="rect">
                              <a:avLst/>
                            </a:prstGeom>
                            <a:noFill/>
                            <a:ln w="9525">
                              <a:noFill/>
                              <a:miter lim="800000"/>
                              <a:headEnd/>
                              <a:tailEnd/>
                            </a:ln>
                          </wps:spPr>
                          <wps:txbx>
                            <w:txbxContent>
                              <w:sdt>
                                <w:sdtPr>
                                  <w:rPr>
                                    <w:rStyle w:val="Style2"/>
                                  </w:rPr>
                                  <w:id w:val="-1785497895"/>
                                  <w:placeholder>
                                    <w:docPart w:val="31BA7552CF744A8AA7925BAAD44C45E8"/>
                                  </w:placeholder>
                                  <w15:color w:val="FFFFFF"/>
                                </w:sdtPr>
                                <w:sdtEndPr>
                                  <w:rPr>
                                    <w:rStyle w:val="DefaultParagraphFont"/>
                                    <w:rFonts w:asciiTheme="minorHAnsi" w:hAnsiTheme="minorHAnsi"/>
                                    <w:b w:val="0"/>
                                    <w:color w:val="auto"/>
                                    <w:sz w:val="22"/>
                                  </w:rPr>
                                </w:sdtEndPr>
                                <w:sdtContent>
                                  <w:p w14:paraId="6FC40EC2" w14:textId="77777777" w:rsidR="00995CC1" w:rsidRPr="00492343" w:rsidRDefault="00EA3E99" w:rsidP="008B61A1">
                                    <w:pPr>
                                      <w:rPr>
                                        <w:rStyle w:val="Style2"/>
                                        <w:sz w:val="44"/>
                                        <w:szCs w:val="44"/>
                                      </w:rPr>
                                    </w:pPr>
                                    <w:r>
                                      <w:rPr>
                                        <w:rStyle w:val="Style2"/>
                                      </w:rPr>
                                      <w:t xml:space="preserve">Research Scientist </w:t>
                                    </w:r>
                                    <w:r w:rsidR="00995CC1" w:rsidRPr="00492343">
                                      <w:rPr>
                                        <w:rStyle w:val="Style2"/>
                                        <w:sz w:val="44"/>
                                        <w:szCs w:val="44"/>
                                      </w:rPr>
                                      <w:t xml:space="preserve">Level </w:t>
                                    </w:r>
                                    <w:r>
                                      <w:rPr>
                                        <w:rStyle w:val="Style2"/>
                                        <w:sz w:val="44"/>
                                        <w:szCs w:val="44"/>
                                      </w:rPr>
                                      <w:t>7</w:t>
                                    </w:r>
                                  </w:p>
                                  <w:p w14:paraId="4F7724EF" w14:textId="77777777" w:rsidR="00995CC1" w:rsidRDefault="00E53174" w:rsidP="008B61A1">
                                    <w:r>
                                      <w:rPr>
                                        <w:rStyle w:val="Style2"/>
                                        <w:sz w:val="44"/>
                                        <w:szCs w:val="44"/>
                                      </w:rPr>
                                      <w:t xml:space="preserve">Project </w:t>
                                    </w:r>
                                    <w:r w:rsidR="00365A21">
                                      <w:rPr>
                                        <w:rStyle w:val="Style2"/>
                                        <w:sz w:val="44"/>
                                        <w:szCs w:val="44"/>
                                      </w:rPr>
                                      <w:t>Proposal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CBA270" id="_x0000_t202" coordsize="21600,21600" o:spt="202" path="m,l,21600r21600,l21600,xe">
                    <v:stroke joinstyle="miter"/>
                    <v:path gradientshapeok="t" o:connecttype="rect"/>
                  </v:shapetype>
                  <v:shape id="Text Box 2" o:spid="_x0000_s1026" type="#_x0000_t202" style="position:absolute;margin-left:0;margin-top:62.7pt;width:238.8pt;height:192.7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" filled="f" stroked="f">
                    <v:textbox>
                      <w:txbxContent>
                        <w:sdt>
                          <w:sdtPr>
                            <w:rPr>
                              <w:rStyle w:val="Style2"/>
                            </w:rPr>
                            <w:id w:val="-1785497895"/>
                            <w:placeholder>
                              <w:docPart w:val="31BA7552CF744A8AA7925BAAD44C45E8"/>
                            </w:placeholder>
                            <w15:color w:val="FFFFFF"/>
                          </w:sdtPr>
                          <w:sdtEndPr>
                            <w:rPr>
                              <w:rStyle w:val="DefaultParagraphFont"/>
                              <w:rFonts w:asciiTheme="minorHAnsi" w:hAnsiTheme="minorHAnsi"/>
                              <w:b w:val="0"/>
                              <w:color w:val="auto"/>
                              <w:sz w:val="22"/>
                            </w:rPr>
                          </w:sdtEndPr>
                          <w:sdtContent>
                            <w:p w14:paraId="6FC40EC2" w14:textId="77777777" w:rsidR="00995CC1" w:rsidRPr="00492343" w:rsidRDefault="00EA3E99" w:rsidP="008B61A1">
                              <w:pPr>
                                <w:rPr>
                                  <w:rStyle w:val="Style2"/>
                                  <w:sz w:val="44"/>
                                  <w:szCs w:val="44"/>
                                </w:rPr>
                              </w:pPr>
                              <w:r>
                                <w:rPr>
                                  <w:rStyle w:val="Style2"/>
                                </w:rPr>
                                <w:t xml:space="preserve">Research Scientist </w:t>
                              </w:r>
                              <w:r w:rsidR="00995CC1" w:rsidRPr="00492343">
                                <w:rPr>
                                  <w:rStyle w:val="Style2"/>
                                  <w:sz w:val="44"/>
                                  <w:szCs w:val="44"/>
                                </w:rPr>
                                <w:t xml:space="preserve">Level </w:t>
                              </w:r>
                              <w:r>
                                <w:rPr>
                                  <w:rStyle w:val="Style2"/>
                                  <w:sz w:val="44"/>
                                  <w:szCs w:val="44"/>
                                </w:rPr>
                                <w:t>7</w:t>
                              </w:r>
                            </w:p>
                            <w:p w14:paraId="4F7724EF" w14:textId="77777777" w:rsidR="00995CC1" w:rsidRDefault="00E53174" w:rsidP="008B61A1">
                              <w:r>
                                <w:rPr>
                                  <w:rStyle w:val="Style2"/>
                                  <w:sz w:val="44"/>
                                  <w:szCs w:val="44"/>
                                </w:rPr>
                                <w:t xml:space="preserve">Project </w:t>
                              </w:r>
                              <w:r w:rsidR="00365A21">
                                <w:rPr>
                                  <w:rStyle w:val="Style2"/>
                                  <w:sz w:val="44"/>
                                  <w:szCs w:val="44"/>
                                </w:rPr>
                                <w:t>Proposal</w:t>
                              </w:r>
                            </w:p>
                          </w:sdtContent>
                        </w:sdt>
                      </w:txbxContent>
                    </v:textbox>
                    <w10:wrap type="square" anchorx="margin"/>
                  </v:shape>
                </w:pict>
              </mc:Fallback>
            </mc:AlternateContent>
          </w:r>
          <w:r w:rsidR="00B373BE">
            <w:rPr>
              <w:rStyle w:val="Hyperlink"/>
              <w:color w:val="4C4D4F"/>
              <w:u w:val="none"/>
            </w:rPr>
            <w:br w:type="page"/>
          </w:r>
        </w:p>
      </w:sdtContent>
    </w:sdt>
    <w:p w14:paraId="1F6F35A1" w14:textId="77777777" w:rsidR="00B373BE" w:rsidRPr="00EE7655" w:rsidRDefault="00B373BE" w:rsidP="00581C5C">
      <w:pPr>
        <w:pStyle w:val="Heading1"/>
      </w:pPr>
      <w:bookmarkStart w:id="0" w:name="_Toc54963678"/>
      <w:r w:rsidRPr="00EE7655">
        <w:lastRenderedPageBreak/>
        <w:t>Introduction</w:t>
      </w:r>
      <w:bookmarkEnd w:id="0"/>
    </w:p>
    <w:p w14:paraId="08692FDE" w14:textId="77777777" w:rsidR="00835BF1" w:rsidRPr="00835BF1" w:rsidRDefault="002E3DEB" w:rsidP="00835BF1">
      <w:pPr>
        <w:pStyle w:val="Heading2"/>
        <w:rPr>
          <w:b w:val="0"/>
          <w:bCs/>
        </w:rPr>
      </w:pPr>
      <w:r w:rsidRPr="00835BF1">
        <w:t>Project</w:t>
      </w:r>
    </w:p>
    <w:p w14:paraId="465E0AF9" w14:textId="77777777" w:rsidR="002E3DEB" w:rsidRDefault="00835BF1" w:rsidP="00835BF1">
      <w:pPr>
        <w:pStyle w:val="DSWNormal"/>
      </w:pPr>
      <w:r>
        <w:t xml:space="preserve">You </w:t>
      </w:r>
      <w:r w:rsidRPr="002E3DEB">
        <w:t xml:space="preserve">will be required to produce a </w:t>
      </w:r>
      <w:r>
        <w:t>4,000-word</w:t>
      </w:r>
      <w:r w:rsidRPr="002E3DEB">
        <w:t xml:space="preserve"> Project Report which will be reviewed and assessed by DSW. The report must be supported by evidence you have gathered such as emails, graphs, research, </w:t>
      </w:r>
      <w:proofErr w:type="gramStart"/>
      <w:r w:rsidRPr="002E3DEB">
        <w:t>presentations</w:t>
      </w:r>
      <w:proofErr w:type="gramEnd"/>
      <w:r w:rsidRPr="002E3DEB">
        <w:t xml:space="preserve"> and reports. It is important that your Project Report and supporting evidence demonstrate that you have met all of the required </w:t>
      </w:r>
      <w:r>
        <w:t xml:space="preserve">Pass criteria that </w:t>
      </w:r>
      <w:r w:rsidR="00A9713B">
        <w:t>are</w:t>
      </w:r>
      <w:r>
        <w:t xml:space="preserve"> assessed by this method.</w:t>
      </w:r>
    </w:p>
    <w:p w14:paraId="20D7DC8F" w14:textId="77777777" w:rsidR="00835BF1" w:rsidRDefault="00835BF1" w:rsidP="00835BF1">
      <w:pPr>
        <w:pStyle w:val="Heading2"/>
      </w:pPr>
      <w:r>
        <w:t xml:space="preserve">Project Proposal </w:t>
      </w:r>
    </w:p>
    <w:p w14:paraId="14351538" w14:textId="77777777" w:rsidR="00992FFE" w:rsidRDefault="002E3DEB" w:rsidP="002E3DEB">
      <w:pPr>
        <w:pStyle w:val="DSWNormal"/>
      </w:pPr>
      <w:r w:rsidRPr="002E3DEB">
        <w:t xml:space="preserve">This document has been created for </w:t>
      </w:r>
      <w:r w:rsidR="00A9713B">
        <w:t>a</w:t>
      </w:r>
      <w:r w:rsidRPr="002E3DEB">
        <w:t xml:space="preserve">pprentices who are planning their Project </w:t>
      </w:r>
      <w:r>
        <w:t xml:space="preserve">Report </w:t>
      </w:r>
      <w:r w:rsidRPr="002E3DEB">
        <w:t xml:space="preserve">for the </w:t>
      </w:r>
      <w:r>
        <w:t xml:space="preserve">Research Scientist </w:t>
      </w:r>
      <w:r w:rsidRPr="002E3DEB">
        <w:t xml:space="preserve">End Point Assessment. </w:t>
      </w:r>
      <w:r w:rsidR="00992FFE">
        <w:t>Your employer will provide you with title and scope for the Project Report</w:t>
      </w:r>
      <w:r w:rsidR="00A9713B">
        <w:t>;</w:t>
      </w:r>
      <w:r w:rsidR="00992FFE">
        <w:t xml:space="preserve"> this document will help you to ensure that you are able to evidence all of the Pass criteria through your Project Report. </w:t>
      </w:r>
    </w:p>
    <w:p w14:paraId="537BD2D2" w14:textId="77777777" w:rsidR="00992FFE" w:rsidRDefault="00992FFE" w:rsidP="002E3DEB">
      <w:pPr>
        <w:pStyle w:val="DSWNormal"/>
      </w:pPr>
    </w:p>
    <w:p w14:paraId="50539516" w14:textId="77777777" w:rsidR="002E3DEB" w:rsidRDefault="002E3DEB" w:rsidP="002E3DEB">
      <w:pPr>
        <w:pStyle w:val="DSWNormal"/>
      </w:pPr>
      <w:r w:rsidRPr="002E3DEB">
        <w:t>As part of this Project Proposal, you are required to</w:t>
      </w:r>
      <w:r w:rsidR="00FF27BF">
        <w:t xml:space="preserve"> </w:t>
      </w:r>
      <w:r w:rsidRPr="002E3DEB">
        <w:t xml:space="preserve">confirm that you and your </w:t>
      </w:r>
      <w:r w:rsidR="00A9713B">
        <w:t>e</w:t>
      </w:r>
      <w:r w:rsidRPr="002E3DEB">
        <w:t xml:space="preserve">mployer believe that the Project </w:t>
      </w:r>
      <w:r w:rsidR="00A9713B">
        <w:t>R</w:t>
      </w:r>
      <w:r w:rsidR="00FF27BF">
        <w:t xml:space="preserve">eport </w:t>
      </w:r>
      <w:r w:rsidRPr="002E3DEB">
        <w:t xml:space="preserve">will allow you to meet </w:t>
      </w:r>
      <w:r w:rsidR="00FF27BF">
        <w:t xml:space="preserve">the Pass criteria </w:t>
      </w:r>
      <w:r w:rsidRPr="002E3DEB">
        <w:t>in full.</w:t>
      </w:r>
    </w:p>
    <w:p w14:paraId="318B3BD1" w14:textId="77777777" w:rsidR="00A92C27" w:rsidRDefault="00A92C27" w:rsidP="002E3DEB">
      <w:pPr>
        <w:pStyle w:val="DSWNormal"/>
      </w:pPr>
    </w:p>
    <w:p w14:paraId="45829E10" w14:textId="77777777" w:rsidR="002E3DEB" w:rsidRDefault="00B43B5C" w:rsidP="002E3DEB">
      <w:pPr>
        <w:pStyle w:val="DSWNormal"/>
      </w:pPr>
      <w:r>
        <w:t>At Gateway</w:t>
      </w:r>
      <w:r w:rsidR="00A9713B">
        <w:t>,</w:t>
      </w:r>
      <w:r>
        <w:t xml:space="preserve"> y</w:t>
      </w:r>
      <w:r w:rsidR="002E3DEB" w:rsidRPr="002E3DEB">
        <w:t>our Training Provider will submit your completed Project Proposal to the DSW Assessor who will confirm</w:t>
      </w:r>
      <w:r w:rsidR="00A9713B">
        <w:t>,</w:t>
      </w:r>
      <w:r w:rsidR="002E3DEB" w:rsidRPr="002E3DEB">
        <w:t xml:space="preserve"> within 10 working days</w:t>
      </w:r>
      <w:r w:rsidR="00A9713B">
        <w:t>,</w:t>
      </w:r>
      <w:r w:rsidR="002E3DEB" w:rsidRPr="002E3DEB">
        <w:t xml:space="preserve"> whether or not you can begin work on your Project</w:t>
      </w:r>
      <w:r w:rsidR="002737A9">
        <w:t xml:space="preserve"> Report</w:t>
      </w:r>
      <w:r w:rsidR="002E3DEB" w:rsidRPr="002E3DEB">
        <w:t xml:space="preserve">. Once approved, you will have </w:t>
      </w:r>
      <w:r w:rsidR="0026739E">
        <w:t xml:space="preserve">3 weeks from the project start date to write up and submit your </w:t>
      </w:r>
      <w:r w:rsidR="002E3DEB" w:rsidRPr="002E3DEB">
        <w:t>Project Report.</w:t>
      </w:r>
    </w:p>
    <w:p w14:paraId="3EF69D2F" w14:textId="77777777" w:rsidR="004E74DB" w:rsidRDefault="004E74DB" w:rsidP="002E3DEB">
      <w:pPr>
        <w:pStyle w:val="DSWNormal"/>
      </w:pPr>
    </w:p>
    <w:p w14:paraId="15F8F7F5" w14:textId="77777777" w:rsidR="00B373BE" w:rsidRDefault="00DD586A" w:rsidP="00DD586A">
      <w:pPr>
        <w:pStyle w:val="Heading1"/>
      </w:pPr>
      <w:bookmarkStart w:id="1" w:name="_Toc54963679"/>
      <w:r>
        <w:t xml:space="preserve">Project </w:t>
      </w:r>
      <w:r w:rsidR="00835BF1">
        <w:t>P</w:t>
      </w:r>
      <w:r w:rsidR="00AB1DE7">
        <w:t>roposal T</w:t>
      </w:r>
      <w:r w:rsidR="00E53174">
        <w:t>emplate</w:t>
      </w:r>
      <w:bookmarkEnd w:id="1"/>
    </w:p>
    <w:tbl>
      <w:tblPr>
        <w:tblStyle w:val="TableGrid"/>
        <w:tblW w:w="9073" w:type="dxa"/>
        <w:tblInd w:w="-5" w:type="dxa"/>
        <w:tblLook w:val="04A0" w:firstRow="1" w:lastRow="0" w:firstColumn="1" w:lastColumn="0" w:noHBand="0" w:noVBand="1"/>
      </w:tblPr>
      <w:tblGrid>
        <w:gridCol w:w="2836"/>
        <w:gridCol w:w="2413"/>
        <w:gridCol w:w="3824"/>
      </w:tblGrid>
      <w:tr w:rsidR="00E53174" w14:paraId="07B8AC58" w14:textId="77777777" w:rsidTr="00795B3A">
        <w:trPr>
          <w:trHeight w:val="510"/>
        </w:trPr>
        <w:tc>
          <w:tcPr>
            <w:tcW w:w="5249" w:type="dxa"/>
            <w:gridSpan w:val="2"/>
            <w:shd w:val="clear" w:color="auto" w:fill="1C0E31"/>
            <w:vAlign w:val="center"/>
          </w:tcPr>
          <w:p w14:paraId="0B4D2A5B" w14:textId="77777777" w:rsidR="00E53174" w:rsidRPr="00435361" w:rsidRDefault="00F613C3" w:rsidP="00435361">
            <w:pPr>
              <w:pStyle w:val="DSWNormal"/>
              <w:rPr>
                <w:b/>
                <w:bCs/>
                <w:lang w:eastAsia="en-GB"/>
              </w:rPr>
            </w:pPr>
            <w:r w:rsidRPr="00435361">
              <w:rPr>
                <w:b/>
                <w:bCs/>
                <w:color w:val="FFFFFF" w:themeColor="background1"/>
              </w:rPr>
              <w:t xml:space="preserve">Research Scientist </w:t>
            </w:r>
            <w:r w:rsidR="00E53174" w:rsidRPr="00435361">
              <w:rPr>
                <w:b/>
                <w:bCs/>
                <w:color w:val="FFFFFF" w:themeColor="background1"/>
              </w:rPr>
              <w:t>Work Based Project</w:t>
            </w:r>
          </w:p>
        </w:tc>
        <w:tc>
          <w:tcPr>
            <w:tcW w:w="3824" w:type="dxa"/>
            <w:shd w:val="clear" w:color="auto" w:fill="1C0E31"/>
          </w:tcPr>
          <w:p w14:paraId="2A5E88F3" w14:textId="77777777" w:rsidR="00E53174" w:rsidRDefault="00E53174" w:rsidP="00795B3A">
            <w:pPr>
              <w:jc w:val="center"/>
              <w:rPr>
                <w:rFonts w:eastAsia="Times New Roman" w:cs="Times New Roman"/>
                <w:b/>
                <w:bCs/>
                <w:color w:val="FFFFFF"/>
                <w:szCs w:val="20"/>
              </w:rPr>
            </w:pPr>
          </w:p>
        </w:tc>
      </w:tr>
      <w:tr w:rsidR="00E53174" w14:paraId="11DEF8CC" w14:textId="77777777" w:rsidTr="00795B3A">
        <w:tc>
          <w:tcPr>
            <w:tcW w:w="2836" w:type="dxa"/>
            <w:shd w:val="clear" w:color="auto" w:fill="F2F2F2"/>
            <w:vAlign w:val="center"/>
          </w:tcPr>
          <w:p w14:paraId="52B86C2E" w14:textId="77777777" w:rsidR="00E53174" w:rsidRDefault="00E53174" w:rsidP="00435361">
            <w:pPr>
              <w:pStyle w:val="DSWNormal"/>
            </w:pPr>
            <w:r>
              <w:t>Apprentice Name</w:t>
            </w:r>
          </w:p>
        </w:tc>
        <w:tc>
          <w:tcPr>
            <w:tcW w:w="6237" w:type="dxa"/>
            <w:gridSpan w:val="2"/>
            <w:shd w:val="clear" w:color="auto" w:fill="F2F2F2"/>
          </w:tcPr>
          <w:p w14:paraId="081B141B" w14:textId="10BCDA93" w:rsidR="00E53174" w:rsidRDefault="00F66B50" w:rsidP="00795B3A">
            <w:pPr>
              <w:spacing w:line="276" w:lineRule="auto"/>
            </w:pPr>
            <w:ins w:id="2" w:author="SYED, JAVEDHUSSAIN" w:date="2023-03-04T09:50:00Z">
              <w:r>
                <w:t>SYED JAVEDHUSSAIN</w:t>
              </w:r>
            </w:ins>
          </w:p>
        </w:tc>
      </w:tr>
      <w:tr w:rsidR="00171FB8" w14:paraId="3D8877A4" w14:textId="77777777" w:rsidTr="00795B3A">
        <w:tc>
          <w:tcPr>
            <w:tcW w:w="2836" w:type="dxa"/>
            <w:shd w:val="clear" w:color="auto" w:fill="F2F2F2"/>
            <w:vAlign w:val="center"/>
          </w:tcPr>
          <w:p w14:paraId="31FB6B4C" w14:textId="77777777" w:rsidR="00171FB8" w:rsidRDefault="00171FB8" w:rsidP="00435361">
            <w:pPr>
              <w:pStyle w:val="DSWNormal"/>
            </w:pPr>
            <w:r>
              <w:t>Apprentice ULN</w:t>
            </w:r>
          </w:p>
        </w:tc>
        <w:tc>
          <w:tcPr>
            <w:tcW w:w="6237" w:type="dxa"/>
            <w:gridSpan w:val="2"/>
            <w:shd w:val="clear" w:color="auto" w:fill="F2F2F2"/>
          </w:tcPr>
          <w:p w14:paraId="15501D80" w14:textId="324781B7" w:rsidR="00171FB8" w:rsidRDefault="00D7044F" w:rsidP="00795B3A">
            <w:pPr>
              <w:spacing w:line="276" w:lineRule="auto"/>
            </w:pPr>
            <w:ins w:id="3" w:author="SYED, JAVEDHUSSAIN" w:date="2023-03-04T09:52:00Z">
              <w:r>
                <w:rPr>
                  <w:rFonts w:ascii="Calibri" w:hAnsi="Calibri" w:cs="Calibri"/>
                  <w:color w:val="000000"/>
                  <w:shd w:val="clear" w:color="auto" w:fill="EAEAEA"/>
                </w:rPr>
                <w:t xml:space="preserve">ULN: </w:t>
              </w:r>
            </w:ins>
            <w:ins w:id="4" w:author="SYED, JAVEDHUSSAIN" w:date="2023-03-04T09:51:00Z">
              <w:r>
                <w:rPr>
                  <w:rFonts w:ascii="Calibri" w:hAnsi="Calibri" w:cs="Calibri"/>
                  <w:color w:val="000000"/>
                  <w:shd w:val="clear" w:color="auto" w:fill="EAEAEA"/>
                </w:rPr>
                <w:t>6181030114</w:t>
              </w:r>
              <w:r>
                <w:rPr>
                  <w:rFonts w:ascii="Calibri" w:hAnsi="Calibri" w:cs="Calibri"/>
                  <w:color w:val="000000"/>
                  <w:shd w:val="clear" w:color="auto" w:fill="EAEAEA"/>
                </w:rPr>
                <w:t xml:space="preserve">, STUDENT </w:t>
              </w:r>
              <w:proofErr w:type="gramStart"/>
              <w:r>
                <w:rPr>
                  <w:rFonts w:ascii="Calibri" w:hAnsi="Calibri" w:cs="Calibri"/>
                  <w:color w:val="000000"/>
                  <w:shd w:val="clear" w:color="auto" w:fill="EAEAEA"/>
                </w:rPr>
                <w:t>NO</w:t>
              </w:r>
            </w:ins>
            <w:ins w:id="5" w:author="SYED, JAVEDHUSSAIN" w:date="2023-03-04T09:52:00Z">
              <w:r>
                <w:rPr>
                  <w:rFonts w:ascii="Calibri" w:hAnsi="Calibri" w:cs="Calibri"/>
                  <w:color w:val="000000"/>
                  <w:shd w:val="clear" w:color="auto" w:fill="EAEAEA"/>
                </w:rPr>
                <w:t xml:space="preserve"> :</w:t>
              </w:r>
              <w:proofErr w:type="gramEnd"/>
              <w:r>
                <w:rPr>
                  <w:rFonts w:ascii="Calibri" w:hAnsi="Calibri" w:cs="Calibri"/>
                  <w:color w:val="000000"/>
                  <w:shd w:val="clear" w:color="auto" w:fill="EAEAEA"/>
                </w:rPr>
                <w:t xml:space="preserve"> </w:t>
              </w:r>
              <w:r w:rsidRPr="00D7044F">
                <w:rPr>
                  <w:rFonts w:ascii="Calibri" w:hAnsi="Calibri" w:cs="Calibri"/>
                  <w:color w:val="000000"/>
                  <w:shd w:val="clear" w:color="auto" w:fill="EAEAEA"/>
                </w:rPr>
                <w:t>720027410</w:t>
              </w:r>
            </w:ins>
          </w:p>
        </w:tc>
      </w:tr>
      <w:tr w:rsidR="00E53174" w14:paraId="2ED994C0" w14:textId="77777777" w:rsidTr="00795B3A">
        <w:tc>
          <w:tcPr>
            <w:tcW w:w="2836" w:type="dxa"/>
            <w:shd w:val="clear" w:color="auto" w:fill="F2F2F2"/>
            <w:vAlign w:val="center"/>
          </w:tcPr>
          <w:p w14:paraId="376294A3" w14:textId="77777777" w:rsidR="00E53174" w:rsidRDefault="009A52F5" w:rsidP="00435361">
            <w:pPr>
              <w:pStyle w:val="DSWNormal"/>
            </w:pPr>
            <w:r>
              <w:t>Training Provider</w:t>
            </w:r>
          </w:p>
        </w:tc>
        <w:tc>
          <w:tcPr>
            <w:tcW w:w="6237" w:type="dxa"/>
            <w:gridSpan w:val="2"/>
            <w:shd w:val="clear" w:color="auto" w:fill="F2F2F2"/>
          </w:tcPr>
          <w:p w14:paraId="5BED04AF" w14:textId="21952B81" w:rsidR="00E53174" w:rsidRDefault="00D7044F" w:rsidP="00795B3A">
            <w:pPr>
              <w:spacing w:line="276" w:lineRule="auto"/>
            </w:pPr>
            <w:ins w:id="6" w:author="SYED, JAVEDHUSSAIN" w:date="2023-03-04T09:52:00Z">
              <w:r>
                <w:t>UNIVERSITY OF EXETER</w:t>
              </w:r>
            </w:ins>
          </w:p>
        </w:tc>
      </w:tr>
      <w:tr w:rsidR="00E53174" w14:paraId="11A574D7" w14:textId="77777777" w:rsidTr="00795B3A">
        <w:tc>
          <w:tcPr>
            <w:tcW w:w="2836" w:type="dxa"/>
            <w:shd w:val="clear" w:color="auto" w:fill="F2F2F2"/>
            <w:vAlign w:val="center"/>
          </w:tcPr>
          <w:p w14:paraId="6C2C6828" w14:textId="77777777" w:rsidR="00E53174" w:rsidRDefault="009A52F5" w:rsidP="00435361">
            <w:pPr>
              <w:pStyle w:val="DSWNormal"/>
            </w:pPr>
            <w:r>
              <w:t xml:space="preserve">Employer Signature </w:t>
            </w:r>
          </w:p>
        </w:tc>
        <w:tc>
          <w:tcPr>
            <w:tcW w:w="6237" w:type="dxa"/>
            <w:gridSpan w:val="2"/>
            <w:shd w:val="clear" w:color="auto" w:fill="F2F2F2"/>
          </w:tcPr>
          <w:p w14:paraId="7EA4C1A3" w14:textId="463BC15B" w:rsidR="00E53174" w:rsidRDefault="00E53174" w:rsidP="00795B3A">
            <w:pPr>
              <w:spacing w:line="276" w:lineRule="auto"/>
            </w:pPr>
          </w:p>
        </w:tc>
      </w:tr>
      <w:tr w:rsidR="00E53174" w14:paraId="5529B72F" w14:textId="77777777" w:rsidTr="00795B3A">
        <w:tc>
          <w:tcPr>
            <w:tcW w:w="2836" w:type="dxa"/>
            <w:shd w:val="clear" w:color="auto" w:fill="F2F2F2"/>
            <w:vAlign w:val="center"/>
          </w:tcPr>
          <w:p w14:paraId="138021DE" w14:textId="77777777" w:rsidR="00E53174" w:rsidRDefault="009A52F5" w:rsidP="00435361">
            <w:pPr>
              <w:pStyle w:val="DSWNormal"/>
            </w:pPr>
            <w:r>
              <w:t xml:space="preserve">Apprentice Signature </w:t>
            </w:r>
          </w:p>
        </w:tc>
        <w:tc>
          <w:tcPr>
            <w:tcW w:w="6237" w:type="dxa"/>
            <w:gridSpan w:val="2"/>
            <w:shd w:val="clear" w:color="auto" w:fill="F2F2F2"/>
          </w:tcPr>
          <w:p w14:paraId="359FF93F" w14:textId="7D75AA4E" w:rsidR="00E53174" w:rsidRDefault="00F66B50" w:rsidP="00795B3A">
            <w:pPr>
              <w:spacing w:line="276" w:lineRule="auto"/>
            </w:pPr>
            <w:ins w:id="7" w:author="SYED, JAVEDHUSSAIN" w:date="2023-03-04T09:50:00Z">
              <w:r>
                <w:t>SYED JAVEDHUSSAIN</w:t>
              </w:r>
            </w:ins>
          </w:p>
        </w:tc>
      </w:tr>
      <w:tr w:rsidR="009A52F5" w14:paraId="6419931E" w14:textId="77777777" w:rsidTr="00795B3A">
        <w:tc>
          <w:tcPr>
            <w:tcW w:w="2836" w:type="dxa"/>
            <w:shd w:val="clear" w:color="auto" w:fill="F2F2F2"/>
            <w:vAlign w:val="center"/>
          </w:tcPr>
          <w:p w14:paraId="3C6562FC" w14:textId="77777777" w:rsidR="009A52F5" w:rsidRDefault="009A52F5" w:rsidP="00435361">
            <w:pPr>
              <w:pStyle w:val="DSWNormal"/>
            </w:pPr>
            <w:r>
              <w:t xml:space="preserve">Date </w:t>
            </w:r>
          </w:p>
        </w:tc>
        <w:tc>
          <w:tcPr>
            <w:tcW w:w="6237" w:type="dxa"/>
            <w:gridSpan w:val="2"/>
            <w:shd w:val="clear" w:color="auto" w:fill="F2F2F2"/>
          </w:tcPr>
          <w:p w14:paraId="18934061" w14:textId="27F62361" w:rsidR="009A52F5" w:rsidRDefault="00F66B50" w:rsidP="00795B3A">
            <w:pPr>
              <w:spacing w:line="276" w:lineRule="auto"/>
            </w:pPr>
            <w:ins w:id="8" w:author="SYED, JAVEDHUSSAIN" w:date="2023-03-04T09:50:00Z">
              <w:r>
                <w:t xml:space="preserve">MARCH </w:t>
              </w:r>
            </w:ins>
            <w:ins w:id="9" w:author="SYED, JAVEDHUSSAIN" w:date="2023-03-04T09:51:00Z">
              <w:r>
                <w:t>04 2023</w:t>
              </w:r>
            </w:ins>
          </w:p>
        </w:tc>
      </w:tr>
    </w:tbl>
    <w:p w14:paraId="442DC37C" w14:textId="77777777" w:rsidR="00AA0E89" w:rsidRDefault="00AA0E89" w:rsidP="00323EB7">
      <w:pPr>
        <w:pStyle w:val="DSWNormal"/>
      </w:pPr>
    </w:p>
    <w:tbl>
      <w:tblPr>
        <w:tblStyle w:val="TableGrid"/>
        <w:tblW w:w="9072" w:type="dxa"/>
        <w:tblInd w:w="-5" w:type="dxa"/>
        <w:tblLayout w:type="fixed"/>
        <w:tblLook w:val="04A0" w:firstRow="1" w:lastRow="0" w:firstColumn="1" w:lastColumn="0" w:noHBand="0" w:noVBand="1"/>
      </w:tblPr>
      <w:tblGrid>
        <w:gridCol w:w="9072"/>
      </w:tblGrid>
      <w:tr w:rsidR="003E3864" w14:paraId="6D124FCD" w14:textId="77777777" w:rsidTr="003E3864">
        <w:trPr>
          <w:trHeight w:val="489"/>
        </w:trPr>
        <w:tc>
          <w:tcPr>
            <w:tcW w:w="9072" w:type="dxa"/>
            <w:shd w:val="clear" w:color="auto" w:fill="1C0E31"/>
            <w:vAlign w:val="center"/>
          </w:tcPr>
          <w:p w14:paraId="2AB140DE" w14:textId="288DB497" w:rsidR="003E3864" w:rsidRDefault="003E3864" w:rsidP="008E664B">
            <w:pPr>
              <w:pStyle w:val="DSWNormal"/>
              <w:rPr>
                <w:lang w:eastAsia="en-GB"/>
              </w:rPr>
            </w:pPr>
            <w:r w:rsidRPr="003E3864">
              <w:rPr>
                <w:color w:val="FFFFFF" w:themeColor="background1"/>
                <w:lang w:eastAsia="en-GB"/>
              </w:rPr>
              <w:t xml:space="preserve">Project Title </w:t>
            </w:r>
            <w:r>
              <w:rPr>
                <w:color w:val="FFFFFF" w:themeColor="background1"/>
                <w:lang w:eastAsia="en-GB"/>
              </w:rPr>
              <w:t xml:space="preserve"> -  </w:t>
            </w:r>
            <w:ins w:id="10" w:author="SYED, JAVEDHUSSAIN" w:date="2023-03-04T09:56:00Z">
              <w:r w:rsidR="00F22D8E">
                <w:rPr>
                  <w:color w:val="FFFFFF" w:themeColor="background1"/>
                  <w:lang w:eastAsia="en-GB"/>
                </w:rPr>
                <w:t>Tusker Migration Project</w:t>
              </w:r>
            </w:ins>
          </w:p>
        </w:tc>
      </w:tr>
      <w:tr w:rsidR="003E3864" w14:paraId="373B3C88" w14:textId="77777777" w:rsidTr="003E3864">
        <w:trPr>
          <w:trHeight w:val="2357"/>
        </w:trPr>
        <w:tc>
          <w:tcPr>
            <w:tcW w:w="9072" w:type="dxa"/>
            <w:shd w:val="clear" w:color="auto" w:fill="F2F2F2"/>
          </w:tcPr>
          <w:p w14:paraId="728C4C6D" w14:textId="77777777" w:rsidR="003E3864" w:rsidRPr="002E3DEB" w:rsidRDefault="003E3864" w:rsidP="003E3864">
            <w:pPr>
              <w:pStyle w:val="DSWNormal"/>
              <w:rPr>
                <w:i/>
                <w:iCs/>
              </w:rPr>
            </w:pPr>
            <w:r>
              <w:t xml:space="preserve">Scope </w:t>
            </w:r>
            <w:r w:rsidRPr="002E3DEB">
              <w:rPr>
                <w:i/>
                <w:iCs/>
              </w:rPr>
              <w:t xml:space="preserve">- a summary of the stage covered by the </w:t>
            </w:r>
            <w:r w:rsidR="00A9713B">
              <w:rPr>
                <w:i/>
                <w:iCs/>
              </w:rPr>
              <w:t>P</w:t>
            </w:r>
            <w:r w:rsidRPr="002E3DEB">
              <w:rPr>
                <w:i/>
                <w:iCs/>
              </w:rPr>
              <w:t xml:space="preserve">roject </w:t>
            </w:r>
            <w:r w:rsidR="00A9713B">
              <w:rPr>
                <w:i/>
                <w:iCs/>
              </w:rPr>
              <w:t>R</w:t>
            </w:r>
            <w:r w:rsidR="00D47F15">
              <w:rPr>
                <w:i/>
                <w:iCs/>
              </w:rPr>
              <w:t xml:space="preserve">eport </w:t>
            </w:r>
            <w:r w:rsidRPr="002E3DEB">
              <w:rPr>
                <w:i/>
                <w:iCs/>
              </w:rPr>
              <w:t xml:space="preserve">and an overview of the tasks as well as responsibilities undertaken by the apprentice. </w:t>
            </w:r>
          </w:p>
          <w:p w14:paraId="0B5CF39A" w14:textId="77777777" w:rsidR="003E3864" w:rsidRPr="002E3DEB" w:rsidRDefault="003E3864" w:rsidP="008E664B">
            <w:pPr>
              <w:pStyle w:val="DSWNormal"/>
              <w:rPr>
                <w:i/>
                <w:iCs/>
              </w:rPr>
            </w:pPr>
          </w:p>
          <w:p w14:paraId="0AB63D2B" w14:textId="3043FC5E" w:rsidR="00812FE6" w:rsidRDefault="00812FE6" w:rsidP="00812FE6">
            <w:pPr>
              <w:pStyle w:val="DSWNormal"/>
              <w:rPr>
                <w:ins w:id="11" w:author="SYED, JAVEDHUSSAIN" w:date="2023-03-04T09:56:00Z"/>
              </w:rPr>
            </w:pPr>
            <w:ins w:id="12" w:author="SYED, JAVEDHUSSAIN" w:date="2023-03-04T09:55:00Z">
              <w:r w:rsidRPr="00812FE6">
                <w:t xml:space="preserve">The Tusker Project </w:t>
              </w:r>
              <w:r w:rsidR="005D63C1">
                <w:t>is</w:t>
              </w:r>
              <w:r w:rsidRPr="00812FE6">
                <w:t xml:space="preserve"> a migration project from Hortonworks libraries to open-source Hadoop on the cluster. The scope of the project report covers the entire migration process, including the identification of challenges, the selection of appropriate tools, and the implementation of the migration process. The apprentice was responsible for leading the project and overseeing all aspects of the migration, including data management, data collection and reporting, research methodologies, data analysis and evaluation, and team management.</w:t>
              </w:r>
            </w:ins>
          </w:p>
          <w:p w14:paraId="3B3561D7" w14:textId="77777777" w:rsidR="005D63C1" w:rsidRPr="00812FE6" w:rsidRDefault="005D63C1" w:rsidP="00812FE6">
            <w:pPr>
              <w:pStyle w:val="DSWNormal"/>
              <w:rPr>
                <w:ins w:id="13" w:author="SYED, JAVEDHUSSAIN" w:date="2023-03-04T09:55:00Z"/>
              </w:rPr>
            </w:pPr>
          </w:p>
          <w:p w14:paraId="0C554A34" w14:textId="65399832" w:rsidR="00812FE6" w:rsidRDefault="00812FE6" w:rsidP="00812FE6">
            <w:pPr>
              <w:pStyle w:val="DSWNormal"/>
              <w:rPr>
                <w:ins w:id="14" w:author="SYED, JAVEDHUSSAIN" w:date="2023-03-04T09:56:00Z"/>
              </w:rPr>
            </w:pPr>
            <w:ins w:id="15" w:author="SYED, JAVEDHUSSAIN" w:date="2023-03-04T09:55:00Z">
              <w:r w:rsidRPr="00812FE6">
                <w:lastRenderedPageBreak/>
                <w:t>Throughout the project, the apprentice was responsible for identifying areas for improvement, adapting the project as necessary, and critically evaluating all aspects of the migration. Additionally, the apprentice was responsible for justifying the use of statistical analysis and numerical modelling techniques, ensuring compliance with GDPR regulations, and effectively communicating the project's progress to stakeholders.</w:t>
              </w:r>
            </w:ins>
          </w:p>
          <w:p w14:paraId="6D90B59D" w14:textId="77777777" w:rsidR="005D63C1" w:rsidRPr="00812FE6" w:rsidRDefault="005D63C1" w:rsidP="00812FE6">
            <w:pPr>
              <w:pStyle w:val="DSWNormal"/>
              <w:rPr>
                <w:ins w:id="16" w:author="SYED, JAVEDHUSSAIN" w:date="2023-03-04T09:55:00Z"/>
              </w:rPr>
            </w:pPr>
          </w:p>
          <w:p w14:paraId="3F0C6D7B" w14:textId="77777777" w:rsidR="00812FE6" w:rsidRPr="00812FE6" w:rsidRDefault="00812FE6" w:rsidP="00812FE6">
            <w:pPr>
              <w:pStyle w:val="DSWNormal"/>
              <w:rPr>
                <w:ins w:id="17" w:author="SYED, JAVEDHUSSAIN" w:date="2023-03-04T09:55:00Z"/>
              </w:rPr>
            </w:pPr>
            <w:ins w:id="18" w:author="SYED, JAVEDHUSSAIN" w:date="2023-03-04T09:55:00Z">
              <w:r w:rsidRPr="00812FE6">
                <w:t>Overall, the Tusker Project was a complex and challenging migration project that required a wide range of skills and expertise from the apprentice. Through their hard work and dedication, the apprentice was able to successfully complete the project and deliver significant value to the company.</w:t>
              </w:r>
            </w:ins>
          </w:p>
          <w:p w14:paraId="07FA141F" w14:textId="77777777" w:rsidR="003E3864" w:rsidRDefault="003E3864" w:rsidP="008E664B">
            <w:pPr>
              <w:pStyle w:val="DSWNormal"/>
            </w:pPr>
          </w:p>
          <w:p w14:paraId="1FE28D14" w14:textId="77777777" w:rsidR="003E3864" w:rsidRDefault="003E3864" w:rsidP="008E664B">
            <w:pPr>
              <w:pStyle w:val="DSWNormal"/>
            </w:pPr>
          </w:p>
          <w:p w14:paraId="514B0B5C" w14:textId="77777777" w:rsidR="003E3864" w:rsidRDefault="003E3864" w:rsidP="008E664B">
            <w:pPr>
              <w:pStyle w:val="DSWNormal"/>
            </w:pPr>
          </w:p>
          <w:p w14:paraId="46FFB31F" w14:textId="77777777" w:rsidR="003E3864" w:rsidRDefault="003E3864" w:rsidP="008E664B">
            <w:pPr>
              <w:pStyle w:val="DSWNormal"/>
            </w:pPr>
          </w:p>
          <w:p w14:paraId="5A8778E9" w14:textId="77777777" w:rsidR="003E3864" w:rsidRDefault="003E3864" w:rsidP="008E664B">
            <w:pPr>
              <w:pStyle w:val="DSWNormal"/>
            </w:pPr>
          </w:p>
          <w:p w14:paraId="1A367BE2" w14:textId="77777777" w:rsidR="003E3864" w:rsidRDefault="003E3864" w:rsidP="008E664B">
            <w:pPr>
              <w:pStyle w:val="DSWNormal"/>
            </w:pPr>
          </w:p>
        </w:tc>
      </w:tr>
    </w:tbl>
    <w:p w14:paraId="768E066B" w14:textId="77777777" w:rsidR="003E3864" w:rsidRDefault="003E3864" w:rsidP="00323EB7">
      <w:pPr>
        <w:pStyle w:val="DSWNormal"/>
      </w:pPr>
    </w:p>
    <w:p w14:paraId="41992EFB" w14:textId="77777777" w:rsidR="00E450DE" w:rsidRDefault="00E450DE" w:rsidP="00323EB7">
      <w:pPr>
        <w:pStyle w:val="DSWNormal"/>
      </w:pPr>
    </w:p>
    <w:p w14:paraId="2CAC339E" w14:textId="77777777" w:rsidR="00E450DE" w:rsidRDefault="00E450DE" w:rsidP="00323EB7">
      <w:pPr>
        <w:pStyle w:val="DSWNormal"/>
      </w:pPr>
    </w:p>
    <w:p w14:paraId="65450578" w14:textId="77777777" w:rsidR="00E450DE" w:rsidRDefault="00E450DE" w:rsidP="00323EB7">
      <w:pPr>
        <w:pStyle w:val="DSWNormal"/>
      </w:pPr>
    </w:p>
    <w:p w14:paraId="23EFBAF7" w14:textId="77777777" w:rsidR="00E450DE" w:rsidRDefault="00E450DE" w:rsidP="00323EB7">
      <w:pPr>
        <w:pStyle w:val="DSWNormal"/>
      </w:pPr>
    </w:p>
    <w:p w14:paraId="3EE45E90" w14:textId="77777777" w:rsidR="00E450DE" w:rsidRDefault="00E450DE" w:rsidP="00323EB7">
      <w:pPr>
        <w:pStyle w:val="DSWNormal"/>
      </w:pPr>
    </w:p>
    <w:p w14:paraId="5A0C8311" w14:textId="77777777" w:rsidR="00E450DE" w:rsidRDefault="00E450DE" w:rsidP="00323EB7">
      <w:pPr>
        <w:pStyle w:val="DSWNormal"/>
      </w:pPr>
    </w:p>
    <w:p w14:paraId="2D0D0B54" w14:textId="77777777" w:rsidR="00E450DE" w:rsidRDefault="00E450DE" w:rsidP="00323EB7">
      <w:pPr>
        <w:pStyle w:val="DSWNormal"/>
      </w:pPr>
    </w:p>
    <w:p w14:paraId="68785B6C" w14:textId="77777777" w:rsidR="00E450DE" w:rsidRDefault="00E450DE" w:rsidP="00323EB7">
      <w:pPr>
        <w:pStyle w:val="DSWNormal"/>
      </w:pPr>
    </w:p>
    <w:p w14:paraId="6C582A21" w14:textId="77777777" w:rsidR="003E3864" w:rsidRDefault="003E3864" w:rsidP="00323EB7">
      <w:pPr>
        <w:pStyle w:val="DSWNormal"/>
      </w:pPr>
    </w:p>
    <w:p w14:paraId="0D552369" w14:textId="77777777" w:rsidR="00CA1826" w:rsidRDefault="00271C45" w:rsidP="00CA1826">
      <w:pPr>
        <w:pStyle w:val="DSWNormal"/>
      </w:pPr>
      <w:r>
        <w:t xml:space="preserve">The table below </w:t>
      </w:r>
      <w:r w:rsidR="00CA1826">
        <w:t xml:space="preserve">should be </w:t>
      </w:r>
      <w:r>
        <w:t xml:space="preserve">used to help plan and record how each </w:t>
      </w:r>
      <w:r w:rsidR="0045142A">
        <w:t>Descriptor</w:t>
      </w:r>
      <w:r>
        <w:t xml:space="preserve"> will be evidenced within the Project</w:t>
      </w:r>
      <w:r w:rsidR="00380261">
        <w:t xml:space="preserve"> Report</w:t>
      </w:r>
      <w:r>
        <w:t>.</w:t>
      </w:r>
      <w:r w:rsidR="002D08CB">
        <w:t xml:space="preserve">  </w:t>
      </w:r>
      <w:r w:rsidR="00CA1826">
        <w:t xml:space="preserve">It is mandatory that the </w:t>
      </w:r>
      <w:r w:rsidR="00A9713B">
        <w:t>P</w:t>
      </w:r>
      <w:r w:rsidR="00CA1826">
        <w:t xml:space="preserve">roject </w:t>
      </w:r>
      <w:r w:rsidR="00A9713B">
        <w:t>R</w:t>
      </w:r>
      <w:r w:rsidR="00CA1826">
        <w:t>eport provides evidence for all of the Pass criteria</w:t>
      </w:r>
      <w:r w:rsidR="00A9713B">
        <w:t>. Y</w:t>
      </w:r>
      <w:r w:rsidR="00CA1826">
        <w:t xml:space="preserve">ou can choose to add additional information to evidence the Distinction criteria. </w:t>
      </w:r>
    </w:p>
    <w:p w14:paraId="163C2A85" w14:textId="77777777" w:rsidR="00271C45" w:rsidRDefault="00271C45" w:rsidP="00271C45">
      <w:pPr>
        <w:pStyle w:val="DSWNormal"/>
      </w:pPr>
    </w:p>
    <w:p w14:paraId="1D37ECB6" w14:textId="77777777" w:rsidR="00A82456" w:rsidRDefault="00A82456" w:rsidP="00271C45">
      <w:pPr>
        <w:pStyle w:val="DSWNormal"/>
      </w:pPr>
    </w:p>
    <w:tbl>
      <w:tblPr>
        <w:tblStyle w:val="TableGrid"/>
        <w:tblW w:w="9067" w:type="dxa"/>
        <w:tblLook w:val="04A0" w:firstRow="1" w:lastRow="0" w:firstColumn="1" w:lastColumn="0" w:noHBand="0" w:noVBand="1"/>
      </w:tblPr>
      <w:tblGrid>
        <w:gridCol w:w="4673"/>
        <w:gridCol w:w="4394"/>
      </w:tblGrid>
      <w:tr w:rsidR="00271C45" w:rsidRPr="00E83ACF" w14:paraId="5F058EB1" w14:textId="77777777" w:rsidTr="00271C45">
        <w:tc>
          <w:tcPr>
            <w:tcW w:w="4673" w:type="dxa"/>
            <w:shd w:val="clear" w:color="auto" w:fill="1C0E31"/>
            <w:vAlign w:val="center"/>
          </w:tcPr>
          <w:p w14:paraId="0580C508" w14:textId="77777777" w:rsidR="00271C45" w:rsidRPr="00A82456" w:rsidRDefault="00271C45" w:rsidP="00A82456">
            <w:pPr>
              <w:pStyle w:val="DSWNormal"/>
              <w:jc w:val="center"/>
              <w:rPr>
                <w:color w:val="FFFFFF" w:themeColor="background1"/>
                <w:lang w:eastAsia="en-GB"/>
              </w:rPr>
            </w:pPr>
            <w:r w:rsidRPr="00A82456">
              <w:rPr>
                <w:color w:val="FFFFFF" w:themeColor="background1"/>
                <w:lang w:eastAsia="en-GB"/>
              </w:rPr>
              <w:t xml:space="preserve">Pass and Distinction </w:t>
            </w:r>
            <w:r w:rsidR="0048534A" w:rsidRPr="00A82456">
              <w:rPr>
                <w:color w:val="FFFFFF" w:themeColor="background1"/>
                <w:lang w:eastAsia="en-GB"/>
              </w:rPr>
              <w:t>Descriptor</w:t>
            </w:r>
          </w:p>
        </w:tc>
        <w:tc>
          <w:tcPr>
            <w:tcW w:w="4394" w:type="dxa"/>
            <w:shd w:val="clear" w:color="auto" w:fill="1C0E31"/>
          </w:tcPr>
          <w:p w14:paraId="38137F40" w14:textId="77777777" w:rsidR="002D08CB" w:rsidRPr="00A82456" w:rsidRDefault="00B423F9" w:rsidP="00A82456">
            <w:pPr>
              <w:pStyle w:val="DSWNormal"/>
              <w:jc w:val="center"/>
              <w:rPr>
                <w:color w:val="FFFFFF" w:themeColor="background1"/>
                <w:lang w:eastAsia="en-GB"/>
              </w:rPr>
            </w:pPr>
            <w:r>
              <w:rPr>
                <w:color w:val="FFFFFF" w:themeColor="background1"/>
                <w:lang w:eastAsia="en-GB"/>
              </w:rPr>
              <w:t xml:space="preserve">What evidence will I provide to prove this? </w:t>
            </w:r>
          </w:p>
        </w:tc>
      </w:tr>
      <w:tr w:rsidR="00271C45" w14:paraId="0CF236A2" w14:textId="77777777" w:rsidTr="00271C45">
        <w:tc>
          <w:tcPr>
            <w:tcW w:w="4673" w:type="dxa"/>
            <w:shd w:val="clear" w:color="auto" w:fill="F2F2F2"/>
            <w:vAlign w:val="center"/>
          </w:tcPr>
          <w:p w14:paraId="73401156" w14:textId="77777777" w:rsidR="0048534A" w:rsidRDefault="0048534A" w:rsidP="00A82456">
            <w:pPr>
              <w:pStyle w:val="BoldNormal"/>
            </w:pPr>
            <w:r>
              <w:t>Subject</w:t>
            </w:r>
            <w:r w:rsidR="00A9713B">
              <w:t>-s</w:t>
            </w:r>
            <w:r>
              <w:t>pecific Knowledge</w:t>
            </w:r>
            <w:r w:rsidR="00A82456">
              <w:t xml:space="preserve"> &amp; Scientific Knowledge</w:t>
            </w:r>
          </w:p>
          <w:p w14:paraId="7BE605CD" w14:textId="77777777" w:rsidR="00271C45" w:rsidRPr="003D5DD9" w:rsidRDefault="0048534A" w:rsidP="00A82456">
            <w:pPr>
              <w:pStyle w:val="DSWNormal"/>
            </w:pPr>
            <w:r>
              <w:t xml:space="preserve"> </w:t>
            </w:r>
          </w:p>
          <w:p w14:paraId="42798986" w14:textId="77777777" w:rsidR="0048534A" w:rsidRPr="0048534A" w:rsidRDefault="00271C45" w:rsidP="00A82456">
            <w:pPr>
              <w:pStyle w:val="BoldNormal"/>
            </w:pPr>
            <w:r w:rsidRPr="003D5DD9">
              <w:t xml:space="preserve">Pass </w:t>
            </w:r>
            <w:r w:rsidR="00A82456">
              <w:t>Descriptor</w:t>
            </w:r>
          </w:p>
          <w:p w14:paraId="4B9DC3DA" w14:textId="77777777" w:rsidR="00271C45" w:rsidRDefault="0048534A" w:rsidP="00A82456">
            <w:pPr>
              <w:pStyle w:val="DSWNormal"/>
            </w:pPr>
            <w:r w:rsidRPr="0048534A">
              <w:t>(K1.1 &amp; S1.1) Makes strategic and scientific decisions based on a deep and systemic understanding of a named / recognised scientific subject (as found in an industrial setting) and demonstrates the use of a range of advanced, new and emerging practical and experimental skills to support these decisions.</w:t>
            </w:r>
          </w:p>
          <w:p w14:paraId="7E6F6ACB" w14:textId="77777777" w:rsidR="0048534A" w:rsidRDefault="0048534A" w:rsidP="00A82456">
            <w:pPr>
              <w:pStyle w:val="DSWNormal"/>
            </w:pPr>
          </w:p>
          <w:p w14:paraId="1360DD78" w14:textId="77777777" w:rsidR="00271C45" w:rsidRPr="0048534A" w:rsidRDefault="00271C45" w:rsidP="00A82456">
            <w:pPr>
              <w:pStyle w:val="BoldNormal"/>
            </w:pPr>
            <w:r w:rsidRPr="003D5DD9">
              <w:t xml:space="preserve">Distinction </w:t>
            </w:r>
            <w:r w:rsidR="00A82456">
              <w:t>Descriptor</w:t>
            </w:r>
          </w:p>
          <w:p w14:paraId="061CF17B" w14:textId="77777777" w:rsidR="00271C45" w:rsidRDefault="0048534A" w:rsidP="00A82456">
            <w:pPr>
              <w:pStyle w:val="DSWNormal"/>
            </w:pPr>
            <w:r w:rsidRPr="0048534A">
              <w:t>(K1.2 &amp; S1.2) Evaluates the importance of strategic and scientific decision-making by drawing on relevant theory or literature and links this to a range of advanced, new and emerging practical and experimental skills.</w:t>
            </w:r>
          </w:p>
        </w:tc>
        <w:tc>
          <w:tcPr>
            <w:tcW w:w="4394" w:type="dxa"/>
            <w:shd w:val="clear" w:color="auto" w:fill="F2F2F2"/>
          </w:tcPr>
          <w:p w14:paraId="08F735EF" w14:textId="1FA0F616" w:rsidR="00002391" w:rsidRDefault="00002391" w:rsidP="00002391">
            <w:pPr>
              <w:pStyle w:val="DSWNormal"/>
              <w:rPr>
                <w:ins w:id="19" w:author="SYED, JAVEDHUSSAIN" w:date="2023-03-04T09:42:00Z"/>
              </w:rPr>
            </w:pPr>
            <w:ins w:id="20" w:author="SYED, JAVEDHUSSAIN" w:date="2023-03-04T09:41:00Z">
              <w:r w:rsidRPr="00002391">
                <w:t xml:space="preserve">The Tusker Migration project requires me to utilize my subject-specific knowledge and scientific knowledge </w:t>
              </w:r>
              <w:proofErr w:type="gramStart"/>
              <w:r w:rsidRPr="00002391">
                <w:t>in order to</w:t>
              </w:r>
              <w:proofErr w:type="gramEnd"/>
              <w:r w:rsidRPr="00002391">
                <w:t xml:space="preserve"> make strategic and scientific decisions that will drive the project forward. This will involve drawing on a deep and systemic understanding of the project's subject matter, as well as applying a range of advanced, </w:t>
              </w:r>
              <w:proofErr w:type="gramStart"/>
              <w:r w:rsidRPr="00002391">
                <w:t>new</w:t>
              </w:r>
              <w:proofErr w:type="gramEnd"/>
              <w:r w:rsidRPr="00002391">
                <w:t xml:space="preserve"> and emerging practical and experimental skills.</w:t>
              </w:r>
            </w:ins>
          </w:p>
          <w:p w14:paraId="7D0D6302" w14:textId="77777777" w:rsidR="00002391" w:rsidRPr="00002391" w:rsidRDefault="00002391" w:rsidP="00002391">
            <w:pPr>
              <w:pStyle w:val="DSWNormal"/>
              <w:rPr>
                <w:ins w:id="21" w:author="SYED, JAVEDHUSSAIN" w:date="2023-03-04T09:41:00Z"/>
              </w:rPr>
            </w:pPr>
          </w:p>
          <w:p w14:paraId="0EDCB9D7" w14:textId="4815E850" w:rsidR="00002391" w:rsidRDefault="00002391" w:rsidP="00002391">
            <w:pPr>
              <w:pStyle w:val="DSWNormal"/>
              <w:rPr>
                <w:ins w:id="22" w:author="SYED, JAVEDHUSSAIN" w:date="2023-03-04T09:42:00Z"/>
              </w:rPr>
            </w:pPr>
            <w:ins w:id="23" w:author="SYED, JAVEDHUSSAIN" w:date="2023-03-04T09:41:00Z">
              <w:r w:rsidRPr="00002391">
                <w:t>To ensure that my decision-making is well-informed, I will evaluate the importance of strategic and scientific decision-making by linking relevant theory or literature to these advanced skills. By doing so, I will be able to critically assess the project's subject matter and make informed decisions that are grounded in the latest research.</w:t>
              </w:r>
            </w:ins>
          </w:p>
          <w:p w14:paraId="0B7E31C9" w14:textId="77777777" w:rsidR="00002391" w:rsidRPr="00002391" w:rsidRDefault="00002391" w:rsidP="00002391">
            <w:pPr>
              <w:pStyle w:val="DSWNormal"/>
              <w:rPr>
                <w:ins w:id="24" w:author="SYED, JAVEDHUSSAIN" w:date="2023-03-04T09:41:00Z"/>
              </w:rPr>
            </w:pPr>
          </w:p>
          <w:p w14:paraId="44D2206E" w14:textId="0F0924F8" w:rsidR="00002391" w:rsidRDefault="00002391" w:rsidP="00002391">
            <w:pPr>
              <w:pStyle w:val="DSWNormal"/>
              <w:rPr>
                <w:ins w:id="25" w:author="SYED, JAVEDHUSSAIN" w:date="2023-03-04T09:42:00Z"/>
              </w:rPr>
            </w:pPr>
            <w:proofErr w:type="gramStart"/>
            <w:ins w:id="26" w:author="SYED, JAVEDHUSSAIN" w:date="2023-03-04T09:41:00Z">
              <w:r w:rsidRPr="00002391">
                <w:lastRenderedPageBreak/>
                <w:t>In order to</w:t>
              </w:r>
              <w:proofErr w:type="gramEnd"/>
              <w:r w:rsidRPr="00002391">
                <w:t xml:space="preserve"> execute the Tusker Migration project, I will draw upon my deep and systemic subject-specific and scientific knowledge. This will enable me to make informed strategic and scientific decisions that are well-rounded and backed by relevant theoretical concepts.</w:t>
              </w:r>
            </w:ins>
          </w:p>
          <w:p w14:paraId="6CDC0712" w14:textId="77777777" w:rsidR="00002391" w:rsidRPr="00002391" w:rsidRDefault="00002391" w:rsidP="00002391">
            <w:pPr>
              <w:pStyle w:val="DSWNormal"/>
              <w:rPr>
                <w:ins w:id="27" w:author="SYED, JAVEDHUSSAIN" w:date="2023-03-04T09:41:00Z"/>
              </w:rPr>
            </w:pPr>
          </w:p>
          <w:p w14:paraId="4C33060F" w14:textId="675C1BD5" w:rsidR="00002391" w:rsidRDefault="00002391" w:rsidP="00002391">
            <w:pPr>
              <w:pStyle w:val="DSWNormal"/>
              <w:rPr>
                <w:ins w:id="28" w:author="SYED, JAVEDHUSSAIN" w:date="2023-03-04T09:42:00Z"/>
              </w:rPr>
            </w:pPr>
            <w:ins w:id="29" w:author="SYED, JAVEDHUSSAIN" w:date="2023-03-04T09:41:00Z">
              <w:r w:rsidRPr="00002391">
                <w:t>Furthermore, I will evaluate the significance of my decision-making by utilizing relevant literature and theory linked to the advanced practical and experimental skills required. This approach will enable me to critically assess the project's subject matter and make informed decisions that are grounded in the latest research.</w:t>
              </w:r>
            </w:ins>
          </w:p>
          <w:p w14:paraId="53A49604" w14:textId="3E5E226F" w:rsidR="00002391" w:rsidRDefault="00002391" w:rsidP="00002391">
            <w:pPr>
              <w:pStyle w:val="DSWNormal"/>
              <w:rPr>
                <w:ins w:id="30" w:author="SYED, JAVEDHUSSAIN" w:date="2023-03-04T09:42:00Z"/>
              </w:rPr>
            </w:pPr>
          </w:p>
          <w:p w14:paraId="3C5BC12F" w14:textId="77777777" w:rsidR="00002391" w:rsidRPr="00002391" w:rsidRDefault="00002391" w:rsidP="00002391">
            <w:pPr>
              <w:pStyle w:val="DSWNormal"/>
              <w:rPr>
                <w:ins w:id="31" w:author="SYED, JAVEDHUSSAIN" w:date="2023-03-04T09:41:00Z"/>
              </w:rPr>
            </w:pPr>
          </w:p>
          <w:p w14:paraId="1F68A798" w14:textId="0C9DB958" w:rsidR="00271C45" w:rsidRDefault="00002391" w:rsidP="00002391">
            <w:pPr>
              <w:pStyle w:val="DSWNormal"/>
            </w:pPr>
            <w:ins w:id="32" w:author="SYED, JAVEDHUSSAIN" w:date="2023-03-04T09:41:00Z">
              <w:r w:rsidRPr="00002391">
                <w:t>Overall, my utilization of subject-specific and scientific knowledge, coupled with advanced practical and experimental skills and relevant theory or literature, will enable me to make strategic and scientific decisions that are well-informed and that drive the Tusker Migration project forward.</w:t>
              </w:r>
            </w:ins>
          </w:p>
        </w:tc>
      </w:tr>
      <w:tr w:rsidR="00271C45" w14:paraId="74ECF008" w14:textId="77777777" w:rsidTr="00271C45">
        <w:tc>
          <w:tcPr>
            <w:tcW w:w="4673" w:type="dxa"/>
            <w:shd w:val="clear" w:color="auto" w:fill="D9D9D9"/>
            <w:vAlign w:val="center"/>
          </w:tcPr>
          <w:p w14:paraId="4326921C" w14:textId="77777777" w:rsidR="00A82456" w:rsidRPr="00A82456" w:rsidRDefault="00A82456" w:rsidP="00A82456">
            <w:pPr>
              <w:pStyle w:val="BoldNormal"/>
            </w:pPr>
            <w:r w:rsidRPr="00A82456">
              <w:lastRenderedPageBreak/>
              <w:t>Research methodologies</w:t>
            </w:r>
          </w:p>
          <w:p w14:paraId="39C00AEC" w14:textId="77777777" w:rsidR="00A82456" w:rsidRDefault="00A82456" w:rsidP="00A82456">
            <w:pPr>
              <w:pStyle w:val="DSWNormal"/>
            </w:pPr>
            <w:r>
              <w:t xml:space="preserve"> </w:t>
            </w:r>
          </w:p>
          <w:p w14:paraId="176FD5E8" w14:textId="77777777" w:rsidR="00A82456" w:rsidRPr="00A82456" w:rsidRDefault="00A82456" w:rsidP="00A82456">
            <w:pPr>
              <w:pStyle w:val="BoldNormal"/>
            </w:pPr>
            <w:r w:rsidRPr="00A82456">
              <w:t xml:space="preserve">Pass </w:t>
            </w:r>
            <w:r>
              <w:t>Descriptor</w:t>
            </w:r>
          </w:p>
          <w:p w14:paraId="386DD469" w14:textId="77777777" w:rsidR="00A82456" w:rsidRDefault="00A82456" w:rsidP="00A82456">
            <w:pPr>
              <w:pStyle w:val="DSWNormal"/>
            </w:pPr>
            <w:r w:rsidRPr="00A82456">
              <w:t>(K4.1) Uses and explains research methodologies and scientific processes appropriate to the sector and applies these to form a hypothesis. Explains any unpredictability of the research project undertaken and any adaptations made as a result of new developments.</w:t>
            </w:r>
          </w:p>
          <w:p w14:paraId="687AA3A6" w14:textId="77777777" w:rsidR="00A82456" w:rsidRDefault="00A82456" w:rsidP="00A82456">
            <w:pPr>
              <w:pStyle w:val="DSWNormal"/>
            </w:pPr>
          </w:p>
          <w:p w14:paraId="43E4F989" w14:textId="77777777" w:rsidR="00A82456" w:rsidRPr="00A82456" w:rsidRDefault="00A82456" w:rsidP="00A82456">
            <w:pPr>
              <w:pStyle w:val="BoldNormal"/>
            </w:pPr>
            <w:r w:rsidRPr="00A82456">
              <w:t xml:space="preserve">Distinction </w:t>
            </w:r>
            <w:r>
              <w:t>Descriptor</w:t>
            </w:r>
          </w:p>
          <w:p w14:paraId="4245DBA1" w14:textId="77777777" w:rsidR="00271C45" w:rsidRDefault="00A82456" w:rsidP="00A82456">
            <w:pPr>
              <w:pStyle w:val="DSWNormal"/>
            </w:pPr>
            <w:r w:rsidRPr="00A82456">
              <w:t>(K4.2) Critically evaluates all aspects of the research project undertaken and the identified adaptations and/or improvements. Describes the anticipated impact of these on future projects and the wider business in terms of colleagues and finance.</w:t>
            </w:r>
          </w:p>
        </w:tc>
        <w:tc>
          <w:tcPr>
            <w:tcW w:w="4394" w:type="dxa"/>
            <w:shd w:val="clear" w:color="auto" w:fill="D9D9D9"/>
          </w:tcPr>
          <w:p w14:paraId="159AB8B0" w14:textId="052AF42A" w:rsidR="00002391" w:rsidRDefault="00002391" w:rsidP="00002391">
            <w:pPr>
              <w:pStyle w:val="DSWNormal"/>
              <w:rPr>
                <w:ins w:id="33" w:author="SYED, JAVEDHUSSAIN" w:date="2023-03-04T09:44:00Z"/>
              </w:rPr>
            </w:pPr>
            <w:ins w:id="34" w:author="SYED, JAVEDHUSSAIN" w:date="2023-03-04T09:44:00Z">
              <w:r w:rsidRPr="00002391">
                <w:t>As the leader of the Tusker Migration project, I utilized appropriate research methodologies and scientific processes to form a hypothesis and guide the project's direction. In addition to this, I critically evaluated all aspects of the project and identified areas where adaptations and improvements were necessary.</w:t>
              </w:r>
            </w:ins>
          </w:p>
          <w:p w14:paraId="5BE5A009" w14:textId="77777777" w:rsidR="00002391" w:rsidRPr="00002391" w:rsidRDefault="00002391" w:rsidP="00002391">
            <w:pPr>
              <w:pStyle w:val="DSWNormal"/>
              <w:rPr>
                <w:ins w:id="35" w:author="SYED, JAVEDHUSSAIN" w:date="2023-03-04T09:44:00Z"/>
              </w:rPr>
            </w:pPr>
          </w:p>
          <w:p w14:paraId="6BABE3D8" w14:textId="01361761" w:rsidR="00002391" w:rsidRDefault="00002391" w:rsidP="00002391">
            <w:pPr>
              <w:pStyle w:val="DSWNormal"/>
              <w:rPr>
                <w:ins w:id="36" w:author="SYED, JAVEDHUSSAIN" w:date="2023-03-04T09:44:00Z"/>
              </w:rPr>
            </w:pPr>
            <w:ins w:id="37" w:author="SYED, JAVEDHUSSAIN" w:date="2023-03-04T09:44:00Z">
              <w:r w:rsidRPr="00002391">
                <w:t xml:space="preserve">One significant challenge we faced was transitioning from the Hortonworks platform to the Hadoop </w:t>
              </w:r>
              <w:proofErr w:type="gramStart"/>
              <w:r w:rsidRPr="00002391">
                <w:t>open source</w:t>
              </w:r>
              <w:proofErr w:type="gramEnd"/>
              <w:r w:rsidRPr="00002391">
                <w:t xml:space="preserve"> platform. Through my evaluation, I gained a deeper understanding of the challenges and opportunities presented by this migration, and I was able to identify the most effective strategies for overcoming these challenges and achieving our goals.</w:t>
              </w:r>
            </w:ins>
          </w:p>
          <w:p w14:paraId="132B9C4A" w14:textId="77777777" w:rsidR="00002391" w:rsidRPr="00002391" w:rsidRDefault="00002391" w:rsidP="00002391">
            <w:pPr>
              <w:pStyle w:val="DSWNormal"/>
              <w:rPr>
                <w:ins w:id="38" w:author="SYED, JAVEDHUSSAIN" w:date="2023-03-04T09:44:00Z"/>
              </w:rPr>
            </w:pPr>
          </w:p>
          <w:p w14:paraId="3C50C03E" w14:textId="7C82C53A" w:rsidR="00002391" w:rsidRDefault="00002391" w:rsidP="00002391">
            <w:pPr>
              <w:pStyle w:val="DSWNormal"/>
              <w:rPr>
                <w:ins w:id="39" w:author="SYED, JAVEDHUSSAIN" w:date="2023-03-04T09:44:00Z"/>
              </w:rPr>
            </w:pPr>
            <w:ins w:id="40" w:author="SYED, JAVEDHUSSAIN" w:date="2023-03-04T09:44:00Z">
              <w:r w:rsidRPr="00002391">
                <w:t xml:space="preserve">Throughout this process, I carefully considered the anticipated impact of these changes on future projects and on the wider </w:t>
              </w:r>
              <w:proofErr w:type="gramStart"/>
              <w:r w:rsidRPr="00002391">
                <w:t>business as a whole</w:t>
              </w:r>
              <w:proofErr w:type="gramEnd"/>
              <w:r w:rsidRPr="00002391">
                <w:t xml:space="preserve">. I </w:t>
              </w:r>
              <w:proofErr w:type="spellStart"/>
              <w:r w:rsidRPr="00002391">
                <w:t>analyzed</w:t>
              </w:r>
              <w:proofErr w:type="spellEnd"/>
              <w:r w:rsidRPr="00002391">
                <w:t xml:space="preserve"> the effects of the migration on my colleagues and on the company's finances, and I identified potential areas for growth and development.</w:t>
              </w:r>
            </w:ins>
          </w:p>
          <w:p w14:paraId="3FD53BAE" w14:textId="77777777" w:rsidR="00002391" w:rsidRPr="00002391" w:rsidRDefault="00002391" w:rsidP="00002391">
            <w:pPr>
              <w:pStyle w:val="DSWNormal"/>
              <w:rPr>
                <w:ins w:id="41" w:author="SYED, JAVEDHUSSAIN" w:date="2023-03-04T09:44:00Z"/>
              </w:rPr>
            </w:pPr>
          </w:p>
          <w:p w14:paraId="0D0787AF" w14:textId="5C24BDDC" w:rsidR="00271C45" w:rsidRDefault="00002391" w:rsidP="00002391">
            <w:pPr>
              <w:pStyle w:val="DSWNormal"/>
            </w:pPr>
            <w:ins w:id="42" w:author="SYED, JAVEDHUSSAIN" w:date="2023-03-04T09:44:00Z">
              <w:r w:rsidRPr="00002391">
                <w:t xml:space="preserve">By taking a comprehensive and analytical approach to the Tusker Migration project, I was </w:t>
              </w:r>
              <w:r w:rsidRPr="00002391">
                <w:lastRenderedPageBreak/>
                <w:t>able to ensure that all aspects of the project were well-considered and that we were able to achieve our goals effectively. My critical evaluation of the project and its adaptations and improvements allowed me to identify areas for growth and development, which will be invaluable in future projects. Ultimately, this approach led to a successful migration to the new platform and a stronger, more capable organization.</w:t>
              </w:r>
            </w:ins>
          </w:p>
        </w:tc>
      </w:tr>
      <w:tr w:rsidR="00271C45" w14:paraId="4094BE1B" w14:textId="77777777" w:rsidTr="00271C45">
        <w:tc>
          <w:tcPr>
            <w:tcW w:w="4673" w:type="dxa"/>
            <w:shd w:val="clear" w:color="auto" w:fill="F2F2F2"/>
            <w:vAlign w:val="center"/>
          </w:tcPr>
          <w:p w14:paraId="40C14A3C" w14:textId="77777777" w:rsidR="00271C45" w:rsidRDefault="00A82456" w:rsidP="00A82456">
            <w:pPr>
              <w:pStyle w:val="BoldNormal"/>
            </w:pPr>
            <w:r w:rsidRPr="00A82456">
              <w:lastRenderedPageBreak/>
              <w:t>Data analysis and evaluation</w:t>
            </w:r>
          </w:p>
          <w:p w14:paraId="5249A5DB" w14:textId="77777777" w:rsidR="00A82456" w:rsidRDefault="00A82456" w:rsidP="00A82456">
            <w:pPr>
              <w:pStyle w:val="DSWNormal"/>
            </w:pPr>
          </w:p>
          <w:p w14:paraId="6E6C9607" w14:textId="77777777" w:rsidR="00A82456" w:rsidRDefault="00A82456" w:rsidP="00A82456">
            <w:pPr>
              <w:pStyle w:val="BoldNormal"/>
            </w:pPr>
            <w:r w:rsidRPr="00A82456">
              <w:t xml:space="preserve">Pass </w:t>
            </w:r>
            <w:r>
              <w:t>Descriptor</w:t>
            </w:r>
          </w:p>
          <w:p w14:paraId="56C471B8" w14:textId="77777777" w:rsidR="00A82456" w:rsidRDefault="00A82456" w:rsidP="00A82456">
            <w:pPr>
              <w:pStyle w:val="DSWNormal"/>
            </w:pPr>
            <w:r w:rsidRPr="00A82456">
              <w:t>(K5.1) Uses statistical analysis and numerical modelling techniques and explains how they were applied. Explains the application of this analysis clearly and coherently, including how data interpretation informed decisions against the goals and targets of the project and company objectives.</w:t>
            </w:r>
          </w:p>
          <w:p w14:paraId="494B7E54" w14:textId="77777777" w:rsidR="00A82456" w:rsidRDefault="00A82456" w:rsidP="00A82456">
            <w:pPr>
              <w:pStyle w:val="DSWNormal"/>
            </w:pPr>
          </w:p>
          <w:p w14:paraId="703A383A" w14:textId="77777777" w:rsidR="00A82456" w:rsidRDefault="00A82456" w:rsidP="00A82456">
            <w:pPr>
              <w:pStyle w:val="BoldNormal"/>
            </w:pPr>
            <w:r w:rsidRPr="00A82456">
              <w:t xml:space="preserve">Distinction </w:t>
            </w:r>
            <w:r>
              <w:t>Descriptor</w:t>
            </w:r>
          </w:p>
          <w:p w14:paraId="048BEF80" w14:textId="77777777" w:rsidR="00A82456" w:rsidRDefault="00A82456" w:rsidP="00A82456">
            <w:pPr>
              <w:pStyle w:val="DSWNormal"/>
            </w:pPr>
            <w:r w:rsidRPr="00A82456">
              <w:t>(K5.2) Justifies the use of statistical analysis and numerical modelling techniques used explaining why the techniques used were most appropriate to the project.</w:t>
            </w:r>
          </w:p>
          <w:p w14:paraId="076FC0AB" w14:textId="77777777" w:rsidR="00DC3955" w:rsidRPr="00A82456" w:rsidRDefault="00DC3955" w:rsidP="00A82456">
            <w:pPr>
              <w:pStyle w:val="DSWNormal"/>
            </w:pPr>
          </w:p>
        </w:tc>
        <w:tc>
          <w:tcPr>
            <w:tcW w:w="4394" w:type="dxa"/>
            <w:shd w:val="clear" w:color="auto" w:fill="F2F2F2"/>
          </w:tcPr>
          <w:p w14:paraId="74F59530" w14:textId="08F90920" w:rsidR="00987C87" w:rsidRPr="00987C87" w:rsidRDefault="00987C87" w:rsidP="00987C87">
            <w:pPr>
              <w:pStyle w:val="DSWNormal"/>
              <w:rPr>
                <w:ins w:id="43" w:author="SYED, JAVEDHUSSAIN" w:date="2023-03-04T09:46:00Z"/>
              </w:rPr>
            </w:pPr>
            <w:ins w:id="44" w:author="SYED, JAVEDHUSSAIN" w:date="2023-03-04T09:46:00Z">
              <w:r w:rsidRPr="00987C87">
                <w:t>As the leader of the Tusker Migration project, I recognized the importance of utilizing appropriate statistical analysis and numerical modelling techniques to evaluate the project's progress. I applied a range of these techniques, including regression analysis and predictive</w:t>
              </w:r>
              <w:r>
                <w:t xml:space="preserve"> </w:t>
              </w:r>
              <w:r w:rsidRPr="00987C87">
                <w:t xml:space="preserve">modelling, to </w:t>
              </w:r>
              <w:proofErr w:type="spellStart"/>
              <w:r w:rsidRPr="00987C87">
                <w:t>analyze</w:t>
              </w:r>
              <w:proofErr w:type="spellEnd"/>
              <w:r w:rsidRPr="00987C87">
                <w:t xml:space="preserve"> and interpret the data generated throughout the migration process.</w:t>
              </w:r>
            </w:ins>
          </w:p>
          <w:p w14:paraId="7BD8B8A1" w14:textId="77777777" w:rsidR="00987C87" w:rsidRDefault="00987C87" w:rsidP="00987C87">
            <w:pPr>
              <w:pStyle w:val="DSWNormal"/>
              <w:rPr>
                <w:ins w:id="45" w:author="SYED, JAVEDHUSSAIN" w:date="2023-03-04T09:46:00Z"/>
              </w:rPr>
            </w:pPr>
          </w:p>
          <w:p w14:paraId="0C693E43" w14:textId="05A16248" w:rsidR="00987C87" w:rsidRDefault="00987C87" w:rsidP="00987C87">
            <w:pPr>
              <w:pStyle w:val="DSWNormal"/>
              <w:rPr>
                <w:ins w:id="46" w:author="SYED, JAVEDHUSSAIN" w:date="2023-03-04T09:46:00Z"/>
              </w:rPr>
            </w:pPr>
            <w:ins w:id="47" w:author="SYED, JAVEDHUSSAIN" w:date="2023-03-04T09:46:00Z">
              <w:r w:rsidRPr="00987C87">
                <w:t>To ensure that my approach was appropriate, I carefully considered the nature of the data and the project's objectives, as well as the potential limitations of the techniques I used. Through this evaluation, I was able to justify the use of these techniques and explain why they were the most appropriate for the project.</w:t>
              </w:r>
            </w:ins>
          </w:p>
          <w:p w14:paraId="1B441683" w14:textId="77777777" w:rsidR="00987C87" w:rsidRPr="00987C87" w:rsidRDefault="00987C87" w:rsidP="00987C87">
            <w:pPr>
              <w:pStyle w:val="DSWNormal"/>
              <w:rPr>
                <w:ins w:id="48" w:author="SYED, JAVEDHUSSAIN" w:date="2023-03-04T09:46:00Z"/>
              </w:rPr>
            </w:pPr>
          </w:p>
          <w:p w14:paraId="3C865281" w14:textId="46447FE0" w:rsidR="00987C87" w:rsidRDefault="00987C87" w:rsidP="00987C87">
            <w:pPr>
              <w:pStyle w:val="DSWNormal"/>
              <w:rPr>
                <w:ins w:id="49" w:author="SYED, JAVEDHUSSAIN" w:date="2023-03-04T09:46:00Z"/>
              </w:rPr>
            </w:pPr>
            <w:ins w:id="50" w:author="SYED, JAVEDHUSSAIN" w:date="2023-03-04T09:46:00Z">
              <w:r w:rsidRPr="00987C87">
                <w:t>I clearly documented the results of the data analysis and evaluation and presented them in a way that was easily understandable to both technical and non-technical stakeholders. I also explained how the interpretation of the resulting data informed the project's decision-making process, and how it contributed to achieving the project's goals and targets.</w:t>
              </w:r>
            </w:ins>
          </w:p>
          <w:p w14:paraId="4CEA9BDA" w14:textId="77777777" w:rsidR="00987C87" w:rsidRPr="00987C87" w:rsidRDefault="00987C87" w:rsidP="00987C87">
            <w:pPr>
              <w:pStyle w:val="DSWNormal"/>
              <w:rPr>
                <w:ins w:id="51" w:author="SYED, JAVEDHUSSAIN" w:date="2023-03-04T09:46:00Z"/>
              </w:rPr>
            </w:pPr>
          </w:p>
          <w:p w14:paraId="0817E141" w14:textId="77777777" w:rsidR="00987C87" w:rsidRPr="00987C87" w:rsidRDefault="00987C87" w:rsidP="00987C87">
            <w:pPr>
              <w:pStyle w:val="DSWNormal"/>
              <w:rPr>
                <w:ins w:id="52" w:author="SYED, JAVEDHUSSAIN" w:date="2023-03-04T09:46:00Z"/>
              </w:rPr>
            </w:pPr>
            <w:ins w:id="53" w:author="SYED, JAVEDHUSSAIN" w:date="2023-03-04T09:46:00Z">
              <w:r w:rsidRPr="00987C87">
                <w:t>By effectively utilizing these techniques, I was able to identify potential areas for improvement and optimization, which ultimately led to a successful migration to the new platform. The justifications and explanations I provided have helped to build confidence in the project's outcomes and its alignment with the wider business objectives.</w:t>
              </w:r>
            </w:ins>
          </w:p>
          <w:p w14:paraId="653F1851" w14:textId="73C25775" w:rsidR="00271C45" w:rsidRDefault="00271C45" w:rsidP="00987C87">
            <w:pPr>
              <w:pStyle w:val="DSWNormal"/>
            </w:pPr>
          </w:p>
        </w:tc>
      </w:tr>
      <w:tr w:rsidR="00271C45" w14:paraId="6A9776FA" w14:textId="77777777" w:rsidTr="00271C45">
        <w:tc>
          <w:tcPr>
            <w:tcW w:w="4673" w:type="dxa"/>
            <w:shd w:val="clear" w:color="auto" w:fill="D9D9D9"/>
            <w:vAlign w:val="center"/>
          </w:tcPr>
          <w:p w14:paraId="254DF41E" w14:textId="77777777" w:rsidR="00271C45" w:rsidRDefault="00A82456" w:rsidP="00A82456">
            <w:pPr>
              <w:pStyle w:val="BoldNormal"/>
            </w:pPr>
            <w:r w:rsidRPr="00A82456">
              <w:t>Data management</w:t>
            </w:r>
          </w:p>
          <w:p w14:paraId="3A9AE25D" w14:textId="77777777" w:rsidR="00A82456" w:rsidRDefault="00A82456" w:rsidP="00A82456">
            <w:pPr>
              <w:pStyle w:val="DSWNormal"/>
            </w:pPr>
          </w:p>
          <w:p w14:paraId="62EADDDA" w14:textId="77777777" w:rsidR="00A82456" w:rsidRDefault="00A82456" w:rsidP="00A82456">
            <w:pPr>
              <w:pStyle w:val="BoldNormal"/>
            </w:pPr>
            <w:r>
              <w:t>Pass Descriptor</w:t>
            </w:r>
          </w:p>
          <w:p w14:paraId="674DECC1" w14:textId="77777777" w:rsidR="00A82456" w:rsidRDefault="00A82456" w:rsidP="00A82456">
            <w:pPr>
              <w:pStyle w:val="DSWNormal"/>
            </w:pPr>
            <w:r w:rsidRPr="00A82456">
              <w:t xml:space="preserve">(K6.1) Explains how they have handled data in the project in-line with GDPR and the employer’s </w:t>
            </w:r>
            <w:r w:rsidRPr="00A82456">
              <w:lastRenderedPageBreak/>
              <w:t>processes, including how to create a data management plan.</w:t>
            </w:r>
          </w:p>
          <w:p w14:paraId="33808BEB" w14:textId="77777777" w:rsidR="00A82456" w:rsidRDefault="00A82456" w:rsidP="00A82456">
            <w:pPr>
              <w:pStyle w:val="DSWNormal"/>
            </w:pPr>
          </w:p>
          <w:p w14:paraId="65848E1C" w14:textId="77777777" w:rsidR="00A82456" w:rsidRPr="00A82456" w:rsidRDefault="00A82456" w:rsidP="00A82456">
            <w:pPr>
              <w:pStyle w:val="BoldNormal"/>
            </w:pPr>
            <w:r w:rsidRPr="00A82456">
              <w:t>Distinction Descriptor</w:t>
            </w:r>
          </w:p>
          <w:p w14:paraId="294CBCE9" w14:textId="77777777" w:rsidR="00A82456" w:rsidRPr="00A82456" w:rsidRDefault="00A82456" w:rsidP="00A82456">
            <w:pPr>
              <w:pStyle w:val="DSWNormal"/>
            </w:pPr>
            <w:r w:rsidRPr="00A82456">
              <w:t>(K6.2) Explains the consequences of not following employer processes and not working in-line with GDPR.</w:t>
            </w:r>
          </w:p>
        </w:tc>
        <w:tc>
          <w:tcPr>
            <w:tcW w:w="4394" w:type="dxa"/>
            <w:shd w:val="clear" w:color="auto" w:fill="D9D9D9"/>
          </w:tcPr>
          <w:p w14:paraId="4A4F6E76" w14:textId="77777777" w:rsidR="00546CB4" w:rsidRPr="00546CB4" w:rsidRDefault="00546CB4" w:rsidP="00546CB4">
            <w:pPr>
              <w:pStyle w:val="DSWNormal"/>
              <w:rPr>
                <w:ins w:id="54" w:author="SYED, JAVEDHUSSAIN" w:date="2023-03-04T09:48:00Z"/>
              </w:rPr>
            </w:pPr>
            <w:ins w:id="55" w:author="SYED, JAVEDHUSSAIN" w:date="2023-03-04T09:48:00Z">
              <w:r w:rsidRPr="00546CB4">
                <w:lastRenderedPageBreak/>
                <w:t xml:space="preserve">Data management is a crucial aspect of any project that involves handling sensitive information, such as the Tusker Migration project. Failure to adhere to proper data management processes can result in severe consequences for the company, including hefty </w:t>
              </w:r>
              <w:r w:rsidRPr="00546CB4">
                <w:lastRenderedPageBreak/>
                <w:t>fines, loss of reputation, and even legal action. Therefore, it is essential to understand the potential risks associated with non-compliance and ensure that all team members are aware of the importance of proper data management.</w:t>
              </w:r>
            </w:ins>
          </w:p>
          <w:p w14:paraId="66759BD8" w14:textId="77777777" w:rsidR="00546CB4" w:rsidRDefault="00546CB4" w:rsidP="00546CB4">
            <w:pPr>
              <w:pStyle w:val="DSWNormal"/>
              <w:rPr>
                <w:ins w:id="56" w:author="SYED, JAVEDHUSSAIN" w:date="2023-03-04T09:48:00Z"/>
              </w:rPr>
            </w:pPr>
          </w:p>
          <w:p w14:paraId="644D7F4E" w14:textId="45B4876E" w:rsidR="00546CB4" w:rsidRPr="00546CB4" w:rsidRDefault="00546CB4" w:rsidP="00546CB4">
            <w:pPr>
              <w:pStyle w:val="DSWNormal"/>
              <w:rPr>
                <w:ins w:id="57" w:author="SYED, JAVEDHUSSAIN" w:date="2023-03-04T09:48:00Z"/>
              </w:rPr>
            </w:pPr>
            <w:ins w:id="58" w:author="SYED, JAVEDHUSSAIN" w:date="2023-03-04T09:48:00Z">
              <w:r w:rsidRPr="00546CB4">
                <w:t>As the lead data analyst on the project, I will take responsibility for ensuring that all data is managed appropriately throughout the migration process. This includes identifying and categorizing sensitive data, ensuring that data quality is maintained, and implementing proper security</w:t>
              </w:r>
              <w:r w:rsidR="005818BB">
                <w:t xml:space="preserve"> </w:t>
              </w:r>
              <w:r w:rsidRPr="00546CB4">
                <w:t>measures to protect against unauthorized access.</w:t>
              </w:r>
            </w:ins>
          </w:p>
          <w:p w14:paraId="02FB438F" w14:textId="77777777" w:rsidR="00546CB4" w:rsidRDefault="00546CB4" w:rsidP="00546CB4">
            <w:pPr>
              <w:pStyle w:val="DSWNormal"/>
              <w:rPr>
                <w:ins w:id="59" w:author="SYED, JAVEDHUSSAIN" w:date="2023-03-04T09:48:00Z"/>
              </w:rPr>
            </w:pPr>
          </w:p>
          <w:p w14:paraId="0C19B665" w14:textId="24A5AD6F" w:rsidR="00546CB4" w:rsidRPr="00546CB4" w:rsidRDefault="00546CB4" w:rsidP="00546CB4">
            <w:pPr>
              <w:pStyle w:val="DSWNormal"/>
              <w:rPr>
                <w:ins w:id="60" w:author="SYED, JAVEDHUSSAIN" w:date="2023-03-04T09:48:00Z"/>
              </w:rPr>
            </w:pPr>
            <w:ins w:id="61" w:author="SYED, JAVEDHUSSAIN" w:date="2023-03-04T09:48:00Z">
              <w:r w:rsidRPr="00546CB4">
                <w:t>To achieve this, I will work closely with the project team to ensure that we are following the employer's processes for data management. This includes establishing clear data classification and access controls, implementing data retention policies, and ensuring that all team members are aware of their responsibilities for handling sensitive data.</w:t>
              </w:r>
            </w:ins>
          </w:p>
          <w:p w14:paraId="55534704" w14:textId="77777777" w:rsidR="00546CB4" w:rsidRDefault="00546CB4" w:rsidP="00546CB4">
            <w:pPr>
              <w:pStyle w:val="DSWNormal"/>
              <w:rPr>
                <w:ins w:id="62" w:author="SYED, JAVEDHUSSAIN" w:date="2023-03-04T09:48:00Z"/>
              </w:rPr>
            </w:pPr>
          </w:p>
          <w:p w14:paraId="5176F91D" w14:textId="74289E71" w:rsidR="00546CB4" w:rsidRPr="00546CB4" w:rsidRDefault="00546CB4" w:rsidP="00546CB4">
            <w:pPr>
              <w:pStyle w:val="DSWNormal"/>
              <w:rPr>
                <w:ins w:id="63" w:author="SYED, JAVEDHUSSAIN" w:date="2023-03-04T09:48:00Z"/>
              </w:rPr>
            </w:pPr>
            <w:ins w:id="64" w:author="SYED, JAVEDHUSSAIN" w:date="2023-03-04T09:48:00Z">
              <w:r w:rsidRPr="00546CB4">
                <w:t xml:space="preserve">In addition, I will educate team members on GDPR </w:t>
              </w:r>
              <w:proofErr w:type="gramStart"/>
              <w:r w:rsidRPr="00546CB4">
                <w:t>regulations</w:t>
              </w:r>
              <w:proofErr w:type="gramEnd"/>
              <w:r w:rsidRPr="00546CB4">
                <w:t xml:space="preserve"> and the potential risks associated with non-compliance. By doing so, we can ensure that everyone involved in the Tusker Migration project understands the importance of proper data management and is committed to following the relevant processes and regulations.</w:t>
              </w:r>
            </w:ins>
          </w:p>
          <w:p w14:paraId="085A1541" w14:textId="77777777" w:rsidR="00546CB4" w:rsidRDefault="00546CB4" w:rsidP="00546CB4">
            <w:pPr>
              <w:pStyle w:val="DSWNormal"/>
              <w:rPr>
                <w:ins w:id="65" w:author="SYED, JAVEDHUSSAIN" w:date="2023-03-04T09:48:00Z"/>
              </w:rPr>
            </w:pPr>
          </w:p>
          <w:p w14:paraId="7FF81055" w14:textId="37ECECE0" w:rsidR="00546CB4" w:rsidRDefault="00546CB4" w:rsidP="00D812BE">
            <w:pPr>
              <w:pStyle w:val="DSWNormal"/>
            </w:pPr>
            <w:ins w:id="66" w:author="SYED, JAVEDHUSSAIN" w:date="2023-03-04T09:48:00Z">
              <w:r w:rsidRPr="00546CB4">
                <w:t xml:space="preserve">Ultimately, by implementing proper data management processes and adhering to GDPR regulations, we can ensure that the Tusker Migration project is </w:t>
              </w:r>
              <w:proofErr w:type="gramStart"/>
              <w:r w:rsidRPr="00546CB4">
                <w:t>successful</w:t>
              </w:r>
              <w:proofErr w:type="gramEnd"/>
              <w:r w:rsidRPr="00546CB4">
                <w:t xml:space="preserve"> and that the company's data is protected.</w:t>
              </w:r>
            </w:ins>
          </w:p>
        </w:tc>
      </w:tr>
      <w:tr w:rsidR="0048534A" w14:paraId="632355F7" w14:textId="77777777" w:rsidTr="00DC3955">
        <w:tc>
          <w:tcPr>
            <w:tcW w:w="4673" w:type="dxa"/>
            <w:shd w:val="clear" w:color="auto" w:fill="F2F2F2" w:themeFill="background1" w:themeFillShade="F2"/>
            <w:vAlign w:val="center"/>
          </w:tcPr>
          <w:p w14:paraId="4FBC3674" w14:textId="77777777" w:rsidR="0048534A" w:rsidRDefault="00A82456" w:rsidP="00A82456">
            <w:pPr>
              <w:pStyle w:val="BoldNormal"/>
            </w:pPr>
            <w:r w:rsidRPr="00A82456">
              <w:lastRenderedPageBreak/>
              <w:t>Data Collection and Reporting</w:t>
            </w:r>
          </w:p>
          <w:p w14:paraId="0281CD9F" w14:textId="77777777" w:rsidR="00A82456" w:rsidRDefault="00A82456" w:rsidP="00A82456">
            <w:pPr>
              <w:pStyle w:val="DSWNormal"/>
            </w:pPr>
          </w:p>
          <w:p w14:paraId="48B9F932" w14:textId="77777777" w:rsidR="00A82456" w:rsidRDefault="00A82456" w:rsidP="00A82456">
            <w:pPr>
              <w:pStyle w:val="BoldNormal"/>
            </w:pPr>
            <w:r>
              <w:t>Pass Descriptor</w:t>
            </w:r>
          </w:p>
          <w:p w14:paraId="2199C1FE" w14:textId="77777777" w:rsidR="00A82456" w:rsidRDefault="00A82456" w:rsidP="00A82456">
            <w:pPr>
              <w:pStyle w:val="DSWNormal"/>
            </w:pPr>
            <w:r w:rsidRPr="00A82456">
              <w:t>(S2.1) Captures, analyses and critically evaluates data utilising at least one statistical tool or analytical technique to draw logical conclusions.</w:t>
            </w:r>
          </w:p>
          <w:p w14:paraId="22B3FB0D" w14:textId="77777777" w:rsidR="00A82456" w:rsidRDefault="00A82456" w:rsidP="00A82456">
            <w:pPr>
              <w:pStyle w:val="DSWNormal"/>
            </w:pPr>
          </w:p>
          <w:p w14:paraId="6DB2EA07" w14:textId="77777777" w:rsidR="00A82456" w:rsidRPr="00A82456" w:rsidRDefault="00A82456" w:rsidP="00A82456">
            <w:pPr>
              <w:pStyle w:val="BoldNormal"/>
            </w:pPr>
            <w:r w:rsidRPr="00A82456">
              <w:t>Distinction Descriptor</w:t>
            </w:r>
          </w:p>
          <w:p w14:paraId="03C8F340" w14:textId="77777777" w:rsidR="00A82456" w:rsidRPr="00A82456" w:rsidRDefault="00A82456" w:rsidP="00A82456">
            <w:pPr>
              <w:pStyle w:val="DSWNormal"/>
            </w:pPr>
            <w:r w:rsidRPr="00A82456">
              <w:t>(S2.2) Captures, analyses and critically evaluates data utilising a range of statistical tools or analytical techniques to draw logical conclusions.</w:t>
            </w:r>
          </w:p>
        </w:tc>
        <w:tc>
          <w:tcPr>
            <w:tcW w:w="4394" w:type="dxa"/>
            <w:shd w:val="clear" w:color="auto" w:fill="F2F2F2" w:themeFill="background1" w:themeFillShade="F2"/>
          </w:tcPr>
          <w:p w14:paraId="33475319" w14:textId="5A3CDB8E" w:rsidR="00781353" w:rsidRDefault="00781353" w:rsidP="00781353">
            <w:pPr>
              <w:pStyle w:val="DSWNormal"/>
              <w:rPr>
                <w:ins w:id="67" w:author="SYED, JAVEDHUSSAIN" w:date="2023-03-04T06:55:00Z"/>
              </w:rPr>
            </w:pPr>
            <w:ins w:id="68" w:author="SYED, JAVEDHUSSAIN" w:date="2023-03-04T06:55:00Z">
              <w:r w:rsidRPr="00781353">
                <w:t xml:space="preserve">In the Tusker Migration project, I utilized a range of statistical tools and analytical techniques to capture, </w:t>
              </w:r>
              <w:proofErr w:type="spellStart"/>
              <w:r w:rsidRPr="00781353">
                <w:t>analyze</w:t>
              </w:r>
              <w:proofErr w:type="spellEnd"/>
              <w:r w:rsidRPr="00781353">
                <w:t>, and critically evaluate data. By doing so, I was able to draw logical conclusions about the effectiveness of the migration process and its impact on our company objectives.</w:t>
              </w:r>
            </w:ins>
          </w:p>
          <w:p w14:paraId="6BBFAC00" w14:textId="77777777" w:rsidR="00781353" w:rsidRPr="00781353" w:rsidRDefault="00781353" w:rsidP="00781353">
            <w:pPr>
              <w:pStyle w:val="DSWNormal"/>
              <w:rPr>
                <w:ins w:id="69" w:author="SYED, JAVEDHUSSAIN" w:date="2023-03-04T06:55:00Z"/>
              </w:rPr>
            </w:pPr>
          </w:p>
          <w:p w14:paraId="524BB26F" w14:textId="066583A1" w:rsidR="00781353" w:rsidRDefault="00781353" w:rsidP="00781353">
            <w:pPr>
              <w:pStyle w:val="DSWNormal"/>
              <w:rPr>
                <w:ins w:id="70" w:author="SYED, JAVEDHUSSAIN" w:date="2023-03-04T06:55:00Z"/>
              </w:rPr>
            </w:pPr>
            <w:ins w:id="71" w:author="SYED, JAVEDHUSSAIN" w:date="2023-03-04T06:55:00Z">
              <w:r w:rsidRPr="00781353">
                <w:t xml:space="preserve">Specifically, I collected data throughout the migration process, using both qualitative and quantitative methods to gather information on factors such as cost, time, and performance. I then applied statistical analysis and other </w:t>
              </w:r>
              <w:r w:rsidRPr="00781353">
                <w:lastRenderedPageBreak/>
                <w:t>analytical techniques to the data, examining trends, patterns, and correlations to identify key insights and potential areas for improvement.</w:t>
              </w:r>
            </w:ins>
          </w:p>
          <w:p w14:paraId="7F777CCB" w14:textId="77777777" w:rsidR="00781353" w:rsidRPr="00781353" w:rsidRDefault="00781353" w:rsidP="00781353">
            <w:pPr>
              <w:pStyle w:val="DSWNormal"/>
              <w:rPr>
                <w:ins w:id="72" w:author="SYED, JAVEDHUSSAIN" w:date="2023-03-04T06:55:00Z"/>
              </w:rPr>
            </w:pPr>
          </w:p>
          <w:p w14:paraId="3D0929AF" w14:textId="701A57EA" w:rsidR="00781353" w:rsidRDefault="00781353" w:rsidP="00781353">
            <w:pPr>
              <w:pStyle w:val="DSWNormal"/>
              <w:rPr>
                <w:ins w:id="73" w:author="SYED, JAVEDHUSSAIN" w:date="2023-03-04T06:55:00Z"/>
              </w:rPr>
            </w:pPr>
            <w:ins w:id="74" w:author="SYED, JAVEDHUSSAIN" w:date="2023-03-04T06:55:00Z">
              <w:r w:rsidRPr="00781353">
                <w:t xml:space="preserve">Through this process, I was able to identify several areas where the migration process could be optimized, such as streamlining certain workflows and adjusting resource allocation. Additionally, by capturing and </w:t>
              </w:r>
              <w:proofErr w:type="spellStart"/>
              <w:r w:rsidRPr="00781353">
                <w:t>analyzing</w:t>
              </w:r>
              <w:proofErr w:type="spellEnd"/>
              <w:r w:rsidRPr="00781353">
                <w:t xml:space="preserve"> data in a systematic and rigorous manner, I was able to provide clear and compelling reports to key stakeholders, enabling them to make more informed decisions about the migration process and its impact on our company goals.</w:t>
              </w:r>
            </w:ins>
          </w:p>
          <w:p w14:paraId="3DABAE15" w14:textId="77777777" w:rsidR="00781353" w:rsidRPr="00781353" w:rsidRDefault="00781353" w:rsidP="00781353">
            <w:pPr>
              <w:pStyle w:val="DSWNormal"/>
              <w:rPr>
                <w:ins w:id="75" w:author="SYED, JAVEDHUSSAIN" w:date="2023-03-04T06:55:00Z"/>
              </w:rPr>
            </w:pPr>
          </w:p>
          <w:p w14:paraId="4F289685" w14:textId="40A1AFD5" w:rsidR="0048534A" w:rsidRDefault="00781353" w:rsidP="00A82456">
            <w:pPr>
              <w:pStyle w:val="DSWNormal"/>
            </w:pPr>
            <w:ins w:id="76" w:author="SYED, JAVEDHUSSAIN" w:date="2023-03-04T06:55:00Z">
              <w:r w:rsidRPr="00781353">
                <w:t>In summary, by applying a range of statistical and analytical tools to the data collected during the Tusker Migration project, I was able to draw logical conclusions about its effectiveness and identify opportunities for improvement. This allowed us to make more informed decisions and achieve our company objectives more efficiently and effectively.</w:t>
              </w:r>
            </w:ins>
          </w:p>
        </w:tc>
      </w:tr>
      <w:tr w:rsidR="0048534A" w14:paraId="1FE0DE85" w14:textId="77777777" w:rsidTr="00271C45">
        <w:tc>
          <w:tcPr>
            <w:tcW w:w="4673" w:type="dxa"/>
            <w:shd w:val="clear" w:color="auto" w:fill="D9D9D9"/>
            <w:vAlign w:val="center"/>
          </w:tcPr>
          <w:p w14:paraId="5DA5C2EA" w14:textId="77777777" w:rsidR="0048534A" w:rsidRDefault="00A82456" w:rsidP="00DC3955">
            <w:pPr>
              <w:pStyle w:val="BoldNormal"/>
            </w:pPr>
            <w:r w:rsidRPr="00A82456">
              <w:lastRenderedPageBreak/>
              <w:t>Communication Skills</w:t>
            </w:r>
          </w:p>
          <w:p w14:paraId="3B337136" w14:textId="77777777" w:rsidR="00DC3955" w:rsidRDefault="00DC3955" w:rsidP="00A82456">
            <w:pPr>
              <w:pStyle w:val="DSWNormal"/>
            </w:pPr>
          </w:p>
          <w:p w14:paraId="3F8AF52A" w14:textId="77777777" w:rsidR="00DC3955" w:rsidRDefault="00DC3955" w:rsidP="00DC3955">
            <w:pPr>
              <w:pStyle w:val="BoldNormal"/>
            </w:pPr>
            <w:r>
              <w:t>Pass Descriptor</w:t>
            </w:r>
          </w:p>
          <w:p w14:paraId="50EC3036" w14:textId="77777777" w:rsidR="00DC3955" w:rsidRDefault="00DC3955" w:rsidP="00DC3955">
            <w:pPr>
              <w:pStyle w:val="DSWNormal"/>
            </w:pPr>
            <w:r>
              <w:t>(S4.1) Structures the project report clearly and includes critique of others' work across a range of documentation. Explains how best to present and communicate key content and messages, whilst respecting and acknowledging the value of alternative views.</w:t>
            </w:r>
          </w:p>
          <w:p w14:paraId="10026D4C" w14:textId="77777777" w:rsidR="00DC3955" w:rsidRDefault="00DC3955" w:rsidP="00DC3955">
            <w:pPr>
              <w:pStyle w:val="DSWNormal"/>
            </w:pPr>
          </w:p>
          <w:p w14:paraId="4827C2BE" w14:textId="77777777" w:rsidR="00DC3955" w:rsidRDefault="00DC3955" w:rsidP="00DC3955">
            <w:pPr>
              <w:pStyle w:val="BoldNormal"/>
            </w:pPr>
            <w:r>
              <w:t>Distinction Descriptor</w:t>
            </w:r>
          </w:p>
          <w:p w14:paraId="3866CD76" w14:textId="77777777" w:rsidR="00DC3955" w:rsidRDefault="00DC3955" w:rsidP="00DC3955">
            <w:pPr>
              <w:pStyle w:val="DSWNormal"/>
            </w:pPr>
            <w:r w:rsidRPr="00DC3955">
              <w:t>(S4.2) Analyses, evaluates and compares complex data across a broad range of documentation and presents complex scientific information to an appropriate target audience with insightful discussion, including clear and comprehensive interpretation.</w:t>
            </w:r>
          </w:p>
        </w:tc>
        <w:tc>
          <w:tcPr>
            <w:tcW w:w="4394" w:type="dxa"/>
            <w:shd w:val="clear" w:color="auto" w:fill="D9D9D9"/>
          </w:tcPr>
          <w:p w14:paraId="0902F5A8" w14:textId="77777777" w:rsidR="00E4721D" w:rsidRDefault="00E4721D" w:rsidP="00A82456">
            <w:pPr>
              <w:pStyle w:val="DSWNormal"/>
              <w:rPr>
                <w:ins w:id="77" w:author="SYED, JAVEDHUSSAIN" w:date="2023-03-04T06:56:00Z"/>
              </w:rPr>
            </w:pPr>
            <w:ins w:id="78" w:author="SYED, JAVEDHUSSAIN" w:date="2023-03-04T06:56:00Z">
              <w:r>
                <w:t>W</w:t>
              </w:r>
              <w:r w:rsidRPr="00E4721D">
                <w:t xml:space="preserve">hen we migrate from Hortonworks to Hadoop Open Source, it's vital to have good communication skills to present complex scientific information to the right target audience. </w:t>
              </w:r>
            </w:ins>
          </w:p>
          <w:p w14:paraId="6060A628" w14:textId="77777777" w:rsidR="00E4721D" w:rsidRDefault="00E4721D" w:rsidP="00A82456">
            <w:pPr>
              <w:pStyle w:val="DSWNormal"/>
              <w:rPr>
                <w:ins w:id="79" w:author="SYED, JAVEDHUSSAIN" w:date="2023-03-04T06:56:00Z"/>
              </w:rPr>
            </w:pPr>
          </w:p>
          <w:p w14:paraId="2A5B0FC3" w14:textId="77777777" w:rsidR="00E4721D" w:rsidRDefault="00E4721D" w:rsidP="00A82456">
            <w:pPr>
              <w:pStyle w:val="DSWNormal"/>
              <w:rPr>
                <w:ins w:id="80" w:author="SYED, JAVEDHUSSAIN" w:date="2023-03-04T06:56:00Z"/>
              </w:rPr>
            </w:pPr>
            <w:ins w:id="81" w:author="SYED, JAVEDHUSSAIN" w:date="2023-03-04T06:56:00Z">
              <w:r w:rsidRPr="00E4721D">
                <w:t xml:space="preserve">I learned to </w:t>
              </w:r>
              <w:proofErr w:type="spellStart"/>
              <w:r w:rsidRPr="00E4721D">
                <w:t>analyze</w:t>
              </w:r>
              <w:proofErr w:type="spellEnd"/>
              <w:r w:rsidRPr="00E4721D">
                <w:t xml:space="preserve"> and evaluate complex data from various sources and compare them while presenting information in a clear and concise manner. In the Tusker Migration project, I used my communication skills to present technical information to both technical and non-technical stakeholders. </w:t>
              </w:r>
            </w:ins>
          </w:p>
          <w:p w14:paraId="65F6F3CC" w14:textId="77777777" w:rsidR="00E4721D" w:rsidRDefault="00E4721D" w:rsidP="00A82456">
            <w:pPr>
              <w:pStyle w:val="DSWNormal"/>
              <w:rPr>
                <w:ins w:id="82" w:author="SYED, JAVEDHUSSAIN" w:date="2023-03-04T06:56:00Z"/>
              </w:rPr>
            </w:pPr>
          </w:p>
          <w:p w14:paraId="5AE50AEC" w14:textId="5542279F" w:rsidR="0048534A" w:rsidRDefault="00E4721D" w:rsidP="00A82456">
            <w:pPr>
              <w:pStyle w:val="DSWNormal"/>
            </w:pPr>
            <w:ins w:id="83" w:author="SYED, JAVEDHUSSAIN" w:date="2023-03-04T06:56:00Z">
              <w:r w:rsidRPr="00E4721D">
                <w:t>I was able to provide insightful discussions and comprehensive interpretation of the data, making sure that everyone understands the changes that are happening. This skill is crucial in ensuring that everyone is on the same page and working towards the same goals, leading to a successful migration project.</w:t>
              </w:r>
            </w:ins>
          </w:p>
        </w:tc>
      </w:tr>
      <w:tr w:rsidR="00A82456" w14:paraId="19DC8F07" w14:textId="77777777" w:rsidTr="00DC3955">
        <w:tc>
          <w:tcPr>
            <w:tcW w:w="4673" w:type="dxa"/>
            <w:shd w:val="clear" w:color="auto" w:fill="F2F2F2" w:themeFill="background1" w:themeFillShade="F2"/>
            <w:vAlign w:val="center"/>
          </w:tcPr>
          <w:p w14:paraId="10C5658B" w14:textId="77777777" w:rsidR="00A82456" w:rsidRDefault="00DC3955" w:rsidP="00DC3955">
            <w:pPr>
              <w:pStyle w:val="BoldNormal"/>
            </w:pPr>
            <w:r w:rsidRPr="00DC3955">
              <w:t>Research and dissemination</w:t>
            </w:r>
          </w:p>
          <w:p w14:paraId="7FD53512" w14:textId="77777777" w:rsidR="00DC3955" w:rsidRDefault="00DC3955" w:rsidP="00A82456">
            <w:pPr>
              <w:pStyle w:val="DSWNormal"/>
            </w:pPr>
          </w:p>
          <w:p w14:paraId="316200DB" w14:textId="77777777" w:rsidR="00DC3955" w:rsidRDefault="00DC3955" w:rsidP="00DC3955">
            <w:pPr>
              <w:pStyle w:val="BoldNormal"/>
            </w:pPr>
            <w:r>
              <w:t>Pass Descriptor</w:t>
            </w:r>
          </w:p>
          <w:p w14:paraId="17C79B37" w14:textId="77777777" w:rsidR="00DC3955" w:rsidRDefault="00DC3955" w:rsidP="00A82456">
            <w:pPr>
              <w:pStyle w:val="DSWNormal"/>
            </w:pPr>
            <w:r w:rsidRPr="00DC3955">
              <w:t xml:space="preserve">(S7.1) Uses research methodology based on current sources and presents intellectual insight </w:t>
            </w:r>
            <w:r w:rsidRPr="00DC3955">
              <w:lastRenderedPageBreak/>
              <w:t>and innovations suitable for internal and external stakeholders.</w:t>
            </w:r>
          </w:p>
          <w:p w14:paraId="5F9A55A9" w14:textId="77777777" w:rsidR="00DC3955" w:rsidRDefault="00DC3955" w:rsidP="00A82456">
            <w:pPr>
              <w:pStyle w:val="DSWNormal"/>
            </w:pPr>
          </w:p>
          <w:p w14:paraId="3ED51594" w14:textId="77777777" w:rsidR="00DC3955" w:rsidRDefault="00DC3955" w:rsidP="00DC3955">
            <w:pPr>
              <w:pStyle w:val="BoldNormal"/>
            </w:pPr>
            <w:r>
              <w:t xml:space="preserve">Distinction Descriptor </w:t>
            </w:r>
          </w:p>
          <w:p w14:paraId="0FA998CC" w14:textId="77777777" w:rsidR="00DC3955" w:rsidRDefault="00DC3955" w:rsidP="00A82456">
            <w:pPr>
              <w:pStyle w:val="DSWNormal"/>
            </w:pPr>
            <w:r w:rsidRPr="00DC3955">
              <w:t>(S7.2) Evidences sustained research of significant and relevant published literature with all key information cited. Presents intellectual insight and analyses, evaluates and compares complex data both within the research project and with the wider literature.</w:t>
            </w:r>
          </w:p>
          <w:p w14:paraId="78578F44" w14:textId="77777777" w:rsidR="00DC3955" w:rsidRDefault="00DC3955" w:rsidP="00A82456">
            <w:pPr>
              <w:pStyle w:val="DSWNormal"/>
            </w:pPr>
          </w:p>
          <w:p w14:paraId="522016A4" w14:textId="77777777" w:rsidR="00DC3955" w:rsidRDefault="00DC3955" w:rsidP="00A82456">
            <w:pPr>
              <w:pStyle w:val="DSWNormal"/>
            </w:pPr>
          </w:p>
          <w:p w14:paraId="341183FF" w14:textId="77777777" w:rsidR="00DC3955" w:rsidRDefault="00DC3955" w:rsidP="00A82456">
            <w:pPr>
              <w:pStyle w:val="DSWNormal"/>
            </w:pPr>
          </w:p>
        </w:tc>
        <w:tc>
          <w:tcPr>
            <w:tcW w:w="4394" w:type="dxa"/>
            <w:shd w:val="clear" w:color="auto" w:fill="F2F2F2" w:themeFill="background1" w:themeFillShade="F2"/>
          </w:tcPr>
          <w:p w14:paraId="41FFE6A6" w14:textId="77777777" w:rsidR="00E4721D" w:rsidRPr="00E4721D" w:rsidRDefault="00E4721D" w:rsidP="00E4721D">
            <w:pPr>
              <w:pStyle w:val="DSWNormal"/>
              <w:rPr>
                <w:ins w:id="84" w:author="SYED, JAVEDHUSSAIN" w:date="2023-03-04T06:57:00Z"/>
              </w:rPr>
            </w:pPr>
            <w:ins w:id="85" w:author="SYED, JAVEDHUSSAIN" w:date="2023-03-04T06:57:00Z">
              <w:r w:rsidRPr="00E4721D">
                <w:lastRenderedPageBreak/>
                <w:t xml:space="preserve">As part of the Tusker Migration project, I conducted sustained research of significant and relevant published literature, ensuring that all key information was properly cited. This helped me to develop intellectual insight and provided </w:t>
              </w:r>
              <w:r w:rsidRPr="00E4721D">
                <w:lastRenderedPageBreak/>
                <w:t xml:space="preserve">a basis for </w:t>
              </w:r>
              <w:proofErr w:type="spellStart"/>
              <w:r w:rsidRPr="00E4721D">
                <w:t>analyzing</w:t>
              </w:r>
              <w:proofErr w:type="spellEnd"/>
              <w:r w:rsidRPr="00E4721D">
                <w:t>, evaluating, and comparing complex data both within the research project and with the wider literature.</w:t>
              </w:r>
            </w:ins>
          </w:p>
          <w:p w14:paraId="50170981" w14:textId="77777777" w:rsidR="00E4721D" w:rsidRDefault="00E4721D" w:rsidP="00E4721D">
            <w:pPr>
              <w:pStyle w:val="DSWNormal"/>
              <w:rPr>
                <w:ins w:id="86" w:author="SYED, JAVEDHUSSAIN" w:date="2023-03-04T06:57:00Z"/>
              </w:rPr>
            </w:pPr>
          </w:p>
          <w:p w14:paraId="1140363D" w14:textId="5A9CE556" w:rsidR="00E4721D" w:rsidRPr="00E4721D" w:rsidRDefault="00E4721D" w:rsidP="00E4721D">
            <w:pPr>
              <w:pStyle w:val="DSWNormal"/>
              <w:rPr>
                <w:ins w:id="87" w:author="SYED, JAVEDHUSSAIN" w:date="2023-03-04T06:57:00Z"/>
              </w:rPr>
            </w:pPr>
            <w:ins w:id="88" w:author="SYED, JAVEDHUSSAIN" w:date="2023-03-04T06:57:00Z">
              <w:r w:rsidRPr="00E4721D">
                <w:t xml:space="preserve">By drawing upon a broad range of sources and </w:t>
              </w:r>
              <w:proofErr w:type="spellStart"/>
              <w:r w:rsidRPr="00E4721D">
                <w:t>analyzing</w:t>
              </w:r>
              <w:proofErr w:type="spellEnd"/>
              <w:r w:rsidRPr="00E4721D">
                <w:t xml:space="preserve"> them critically, I was able to gain a more nuanced understanding of the challenges involved in migrating from Hortonworks to Hadoop open </w:t>
              </w:r>
              <w:proofErr w:type="gramStart"/>
              <w:r w:rsidRPr="00E4721D">
                <w:t>source, and</w:t>
              </w:r>
              <w:proofErr w:type="gramEnd"/>
              <w:r w:rsidRPr="00E4721D">
                <w:t xml:space="preserve"> develop innovative solutions to those challenges. I also made sure to present my findings in a way that was accessible to a broad audience, explaining complex scientific information in clear and concise terms.</w:t>
              </w:r>
            </w:ins>
          </w:p>
          <w:p w14:paraId="7FB57A04" w14:textId="77777777" w:rsidR="00E4721D" w:rsidRDefault="00E4721D" w:rsidP="00E4721D">
            <w:pPr>
              <w:pStyle w:val="DSWNormal"/>
              <w:rPr>
                <w:ins w:id="89" w:author="SYED, JAVEDHUSSAIN" w:date="2023-03-04T06:57:00Z"/>
              </w:rPr>
            </w:pPr>
          </w:p>
          <w:p w14:paraId="676D8405" w14:textId="15913BF2" w:rsidR="00E4721D" w:rsidRPr="00E4721D" w:rsidRDefault="00E4721D" w:rsidP="00E4721D">
            <w:pPr>
              <w:pStyle w:val="DSWNormal"/>
              <w:rPr>
                <w:ins w:id="90" w:author="SYED, JAVEDHUSSAIN" w:date="2023-03-04T06:57:00Z"/>
              </w:rPr>
            </w:pPr>
            <w:ins w:id="91" w:author="SYED, JAVEDHUSSAIN" w:date="2023-03-04T06:57:00Z">
              <w:r w:rsidRPr="00E4721D">
                <w:t>Throughout the research and dissemination process, I worked closely with my colleagues to ensure that our efforts were aligned with the goals and objectives of the company. By communicating our findings effectively and engaging with stakeholders at every stage of the project, we were able to build consensus around our recommendations and ensure that they were implemented successfully.</w:t>
              </w:r>
            </w:ins>
          </w:p>
          <w:p w14:paraId="12024B99" w14:textId="77777777" w:rsidR="00E4721D" w:rsidRDefault="00E4721D" w:rsidP="00E4721D">
            <w:pPr>
              <w:pStyle w:val="DSWNormal"/>
              <w:rPr>
                <w:ins w:id="92" w:author="SYED, JAVEDHUSSAIN" w:date="2023-03-04T06:57:00Z"/>
              </w:rPr>
            </w:pPr>
          </w:p>
          <w:p w14:paraId="6F6EA70E" w14:textId="278E1D2F" w:rsidR="00E4721D" w:rsidRPr="00E4721D" w:rsidRDefault="00E4721D" w:rsidP="00E4721D">
            <w:pPr>
              <w:pStyle w:val="DSWNormal"/>
              <w:rPr>
                <w:ins w:id="93" w:author="SYED, JAVEDHUSSAIN" w:date="2023-03-04T06:57:00Z"/>
              </w:rPr>
            </w:pPr>
            <w:ins w:id="94" w:author="SYED, JAVEDHUSSAIN" w:date="2023-03-04T06:57:00Z">
              <w:r w:rsidRPr="00E4721D">
                <w:t>Overall, I believe that my research and dissemination skills were critical to the success of the Tusker Migration project, and that the insights and recommendations we developed will help to guide the company's strategic direction in the years to come.</w:t>
              </w:r>
            </w:ins>
          </w:p>
          <w:p w14:paraId="1F018F20" w14:textId="77777777" w:rsidR="00A82456" w:rsidRDefault="00A82456" w:rsidP="00A82456">
            <w:pPr>
              <w:pStyle w:val="DSWNormal"/>
            </w:pPr>
          </w:p>
        </w:tc>
      </w:tr>
      <w:tr w:rsidR="00A82456" w14:paraId="2938F9DF" w14:textId="77777777" w:rsidTr="00271C45">
        <w:tc>
          <w:tcPr>
            <w:tcW w:w="4673" w:type="dxa"/>
            <w:shd w:val="clear" w:color="auto" w:fill="D9D9D9"/>
            <w:vAlign w:val="center"/>
          </w:tcPr>
          <w:p w14:paraId="3D67AF33" w14:textId="77777777" w:rsidR="00A82456" w:rsidRDefault="00DC3955" w:rsidP="00DC3955">
            <w:pPr>
              <w:pStyle w:val="BoldNormal"/>
            </w:pPr>
            <w:r w:rsidRPr="00DC3955">
              <w:lastRenderedPageBreak/>
              <w:t>Planning, Prioritisation and Organisation</w:t>
            </w:r>
          </w:p>
          <w:p w14:paraId="4DB8FF15" w14:textId="77777777" w:rsidR="00DC3955" w:rsidRPr="00DC3955" w:rsidRDefault="00DC3955" w:rsidP="00DC3955">
            <w:pPr>
              <w:pStyle w:val="DSWNormal"/>
            </w:pPr>
          </w:p>
          <w:p w14:paraId="4D1EB460" w14:textId="77777777" w:rsidR="00DC3955" w:rsidRDefault="00DC3955" w:rsidP="00DC3955">
            <w:pPr>
              <w:pStyle w:val="BoldNormal"/>
            </w:pPr>
            <w:r>
              <w:t xml:space="preserve">Pass Descriptor </w:t>
            </w:r>
          </w:p>
          <w:p w14:paraId="2DFAA85C" w14:textId="77777777" w:rsidR="00DC3955" w:rsidRDefault="00DC3955" w:rsidP="00A82456">
            <w:pPr>
              <w:pStyle w:val="DSWNormal"/>
            </w:pPr>
            <w:r w:rsidRPr="00DC3955">
              <w:t>(B6.1) Presents the research project plan and explains how deadlines were achieved and how the project fits into business objectives.</w:t>
            </w:r>
          </w:p>
          <w:p w14:paraId="041990F7" w14:textId="77777777" w:rsidR="00DC3955" w:rsidRDefault="00DC3955" w:rsidP="00A82456">
            <w:pPr>
              <w:pStyle w:val="DSWNormal"/>
            </w:pPr>
          </w:p>
          <w:p w14:paraId="63DB0867" w14:textId="77777777" w:rsidR="00DC3955" w:rsidRDefault="00DC3955" w:rsidP="00DC3955">
            <w:pPr>
              <w:pStyle w:val="BoldNormal"/>
            </w:pPr>
            <w:r>
              <w:t xml:space="preserve">Distinction Descriptor </w:t>
            </w:r>
          </w:p>
          <w:p w14:paraId="64DE4BDB" w14:textId="77777777" w:rsidR="00DC3955" w:rsidRDefault="00DC3955" w:rsidP="00A82456">
            <w:pPr>
              <w:pStyle w:val="DSWNormal"/>
            </w:pPr>
            <w:r w:rsidRPr="00DC3955">
              <w:t>(B6.2) Explains how they have worked to and met specific target timescales independently whilst prioritising tasks to meet business needs.</w:t>
            </w:r>
          </w:p>
          <w:p w14:paraId="3F10F4BD" w14:textId="77777777" w:rsidR="00DC3955" w:rsidRDefault="00DC3955" w:rsidP="00A82456">
            <w:pPr>
              <w:pStyle w:val="DSWNormal"/>
            </w:pPr>
          </w:p>
        </w:tc>
        <w:tc>
          <w:tcPr>
            <w:tcW w:w="4394" w:type="dxa"/>
            <w:shd w:val="clear" w:color="auto" w:fill="D9D9D9"/>
          </w:tcPr>
          <w:p w14:paraId="039B65AD" w14:textId="77777777" w:rsidR="00E4721D" w:rsidRDefault="00E4721D" w:rsidP="00A82456">
            <w:pPr>
              <w:pStyle w:val="DSWNormal"/>
              <w:rPr>
                <w:ins w:id="95" w:author="SYED, JAVEDHUSSAIN" w:date="2023-03-04T06:59:00Z"/>
              </w:rPr>
            </w:pPr>
            <w:ins w:id="96" w:author="SYED, JAVEDHUSSAIN" w:date="2023-03-04T06:59:00Z">
              <w:r w:rsidRPr="00E4721D">
                <w:t xml:space="preserve">I'm </w:t>
              </w:r>
              <w:proofErr w:type="gramStart"/>
              <w:r w:rsidRPr="00E4721D">
                <w:t>really proud</w:t>
              </w:r>
              <w:proofErr w:type="gramEnd"/>
              <w:r w:rsidRPr="00E4721D">
                <w:t xml:space="preserve"> of is how I managed to keep things on track during the Tusker migration project. I had to work out a lot of deadlines and make sure everything was done on time, all while juggling different tasks that needed to be done. </w:t>
              </w:r>
            </w:ins>
          </w:p>
          <w:p w14:paraId="413341B2" w14:textId="77777777" w:rsidR="00E4721D" w:rsidRDefault="00E4721D" w:rsidP="00A82456">
            <w:pPr>
              <w:pStyle w:val="DSWNormal"/>
              <w:rPr>
                <w:ins w:id="97" w:author="SYED, JAVEDHUSSAIN" w:date="2023-03-04T06:59:00Z"/>
              </w:rPr>
            </w:pPr>
          </w:p>
          <w:p w14:paraId="0889CAE2" w14:textId="07AE34FB" w:rsidR="00A82456" w:rsidRDefault="00E4721D" w:rsidP="00A82456">
            <w:pPr>
              <w:pStyle w:val="DSWNormal"/>
            </w:pPr>
            <w:ins w:id="98" w:author="SYED, JAVEDHUSSAIN" w:date="2023-03-04T06:59:00Z">
              <w:r w:rsidRPr="00E4721D">
                <w:t xml:space="preserve">But I managed to pull it off! I made sure I was always working on the most important things </w:t>
              </w:r>
              <w:proofErr w:type="gramStart"/>
              <w:r w:rsidRPr="00E4721D">
                <w:t>first, and</w:t>
              </w:r>
              <w:proofErr w:type="gramEnd"/>
              <w:r w:rsidRPr="00E4721D">
                <w:t xml:space="preserve"> made sure I wasn't getting bogged down in stuff that could wait. It was tough at times, but I knew that meeting those deadlines was </w:t>
              </w:r>
              <w:proofErr w:type="gramStart"/>
              <w:r w:rsidRPr="00E4721D">
                <w:t>really important</w:t>
              </w:r>
              <w:proofErr w:type="gramEnd"/>
              <w:r w:rsidRPr="00E4721D">
                <w:t xml:space="preserve"> for the success of the project and for the business as a whole. So yeah, I'm </w:t>
              </w:r>
              <w:proofErr w:type="gramStart"/>
              <w:r w:rsidRPr="00E4721D">
                <w:t>pretty happy</w:t>
              </w:r>
              <w:proofErr w:type="gramEnd"/>
              <w:r w:rsidRPr="00E4721D">
                <w:t xml:space="preserve"> with how I managed to plan, prioritize, and organize everything.</w:t>
              </w:r>
            </w:ins>
          </w:p>
        </w:tc>
      </w:tr>
    </w:tbl>
    <w:p w14:paraId="09D6BB94" w14:textId="77777777" w:rsidR="008E03DA" w:rsidRDefault="008E03DA" w:rsidP="00DC3955"/>
    <w:tbl>
      <w:tblPr>
        <w:tblStyle w:val="TableGrid"/>
        <w:tblW w:w="9073" w:type="dxa"/>
        <w:tblInd w:w="-5" w:type="dxa"/>
        <w:tblLook w:val="04A0" w:firstRow="1" w:lastRow="0" w:firstColumn="1" w:lastColumn="0" w:noHBand="0" w:noVBand="1"/>
      </w:tblPr>
      <w:tblGrid>
        <w:gridCol w:w="2836"/>
        <w:gridCol w:w="2413"/>
        <w:gridCol w:w="3824"/>
      </w:tblGrid>
      <w:tr w:rsidR="009A52F5" w14:paraId="7B1A6185" w14:textId="77777777" w:rsidTr="004E66AC">
        <w:trPr>
          <w:trHeight w:val="510"/>
        </w:trPr>
        <w:tc>
          <w:tcPr>
            <w:tcW w:w="5249" w:type="dxa"/>
            <w:gridSpan w:val="2"/>
            <w:shd w:val="clear" w:color="auto" w:fill="1C0E31"/>
            <w:vAlign w:val="center"/>
          </w:tcPr>
          <w:p w14:paraId="0DE6CEE5" w14:textId="77777777" w:rsidR="009A52F5" w:rsidRPr="009A52F5" w:rsidRDefault="009A52F5" w:rsidP="004E66AC">
            <w:pPr>
              <w:pStyle w:val="DSWNormal"/>
              <w:rPr>
                <w:b/>
                <w:bCs/>
                <w:color w:val="FFFFFF" w:themeColor="background1"/>
                <w:lang w:eastAsia="en-GB"/>
              </w:rPr>
            </w:pPr>
            <w:r>
              <w:rPr>
                <w:b/>
                <w:bCs/>
                <w:color w:val="FFFFFF" w:themeColor="background1"/>
                <w:lang w:eastAsia="en-GB"/>
              </w:rPr>
              <w:t xml:space="preserve">Project Proposal Review </w:t>
            </w:r>
          </w:p>
        </w:tc>
        <w:tc>
          <w:tcPr>
            <w:tcW w:w="3824" w:type="dxa"/>
            <w:shd w:val="clear" w:color="auto" w:fill="1C0E31"/>
          </w:tcPr>
          <w:p w14:paraId="6A9BEE85" w14:textId="77777777" w:rsidR="009A52F5" w:rsidRDefault="009A52F5" w:rsidP="004E66AC">
            <w:pPr>
              <w:jc w:val="center"/>
              <w:rPr>
                <w:rFonts w:eastAsia="Times New Roman" w:cs="Times New Roman"/>
                <w:b/>
                <w:bCs/>
                <w:color w:val="FFFFFF"/>
                <w:szCs w:val="20"/>
              </w:rPr>
            </w:pPr>
          </w:p>
        </w:tc>
      </w:tr>
      <w:tr w:rsidR="009A52F5" w14:paraId="6DF151D3" w14:textId="77777777" w:rsidTr="004E66AC">
        <w:tc>
          <w:tcPr>
            <w:tcW w:w="2836" w:type="dxa"/>
            <w:shd w:val="clear" w:color="auto" w:fill="F2F2F2"/>
            <w:vAlign w:val="center"/>
          </w:tcPr>
          <w:p w14:paraId="3E1C1929" w14:textId="77777777" w:rsidR="009A52F5" w:rsidRDefault="009A52F5" w:rsidP="004E66AC">
            <w:pPr>
              <w:pStyle w:val="DSWNormal"/>
            </w:pPr>
            <w:r>
              <w:lastRenderedPageBreak/>
              <w:t xml:space="preserve">Assessor Name </w:t>
            </w:r>
          </w:p>
        </w:tc>
        <w:tc>
          <w:tcPr>
            <w:tcW w:w="6237" w:type="dxa"/>
            <w:gridSpan w:val="2"/>
            <w:shd w:val="clear" w:color="auto" w:fill="F2F2F2"/>
          </w:tcPr>
          <w:p w14:paraId="56FE1ED2" w14:textId="77777777" w:rsidR="009A52F5" w:rsidRDefault="009A52F5" w:rsidP="004E66AC">
            <w:pPr>
              <w:spacing w:line="276" w:lineRule="auto"/>
            </w:pPr>
          </w:p>
        </w:tc>
      </w:tr>
      <w:tr w:rsidR="009A52F5" w14:paraId="2A3271AA" w14:textId="77777777" w:rsidTr="004E66AC">
        <w:tc>
          <w:tcPr>
            <w:tcW w:w="2836" w:type="dxa"/>
            <w:shd w:val="clear" w:color="auto" w:fill="F2F2F2"/>
            <w:vAlign w:val="center"/>
          </w:tcPr>
          <w:p w14:paraId="5DDD0F4D" w14:textId="77777777" w:rsidR="009A52F5" w:rsidRDefault="009A52F5" w:rsidP="004E66AC">
            <w:pPr>
              <w:pStyle w:val="DSWNormal"/>
            </w:pPr>
            <w:r>
              <w:t xml:space="preserve">Date Reviewed </w:t>
            </w:r>
          </w:p>
        </w:tc>
        <w:tc>
          <w:tcPr>
            <w:tcW w:w="6237" w:type="dxa"/>
            <w:gridSpan w:val="2"/>
            <w:shd w:val="clear" w:color="auto" w:fill="F2F2F2"/>
          </w:tcPr>
          <w:p w14:paraId="04A0DC5C" w14:textId="77777777" w:rsidR="009A52F5" w:rsidRDefault="009A52F5" w:rsidP="004E66AC">
            <w:pPr>
              <w:spacing w:line="276" w:lineRule="auto"/>
            </w:pPr>
          </w:p>
        </w:tc>
      </w:tr>
      <w:tr w:rsidR="009A52F5" w14:paraId="33750D59" w14:textId="77777777" w:rsidTr="009A52F5">
        <w:tc>
          <w:tcPr>
            <w:tcW w:w="2836" w:type="dxa"/>
            <w:shd w:val="clear" w:color="auto" w:fill="F2F2F2"/>
          </w:tcPr>
          <w:p w14:paraId="6C3F6218" w14:textId="77777777" w:rsidR="009A52F5" w:rsidRDefault="009A52F5" w:rsidP="004E66AC">
            <w:pPr>
              <w:pStyle w:val="DSWNormal"/>
            </w:pPr>
            <w:r>
              <w:t xml:space="preserve">Assessor Comments </w:t>
            </w:r>
          </w:p>
        </w:tc>
        <w:tc>
          <w:tcPr>
            <w:tcW w:w="6237" w:type="dxa"/>
            <w:gridSpan w:val="2"/>
            <w:shd w:val="clear" w:color="auto" w:fill="F2F2F2"/>
          </w:tcPr>
          <w:p w14:paraId="56A31CAB" w14:textId="77777777" w:rsidR="009A52F5" w:rsidRDefault="009A52F5" w:rsidP="004E66AC">
            <w:pPr>
              <w:spacing w:line="276" w:lineRule="auto"/>
            </w:pPr>
          </w:p>
          <w:p w14:paraId="4A8F9FF7" w14:textId="77777777" w:rsidR="009A52F5" w:rsidRDefault="009A52F5" w:rsidP="004E66AC">
            <w:pPr>
              <w:spacing w:line="276" w:lineRule="auto"/>
            </w:pPr>
          </w:p>
          <w:p w14:paraId="02F8AA64" w14:textId="77777777" w:rsidR="009A52F5" w:rsidRDefault="009A52F5" w:rsidP="004E66AC">
            <w:pPr>
              <w:spacing w:line="276" w:lineRule="auto"/>
            </w:pPr>
          </w:p>
          <w:p w14:paraId="18AD61C6" w14:textId="77777777" w:rsidR="009A52F5" w:rsidRDefault="009A52F5" w:rsidP="004E66AC">
            <w:pPr>
              <w:spacing w:line="276" w:lineRule="auto"/>
            </w:pPr>
          </w:p>
          <w:p w14:paraId="4E8C992F" w14:textId="77777777" w:rsidR="009A52F5" w:rsidRDefault="009A52F5" w:rsidP="004E66AC">
            <w:pPr>
              <w:spacing w:line="276" w:lineRule="auto"/>
            </w:pPr>
          </w:p>
          <w:p w14:paraId="02DD9005" w14:textId="77777777" w:rsidR="009A52F5" w:rsidRDefault="009A52F5" w:rsidP="004E66AC">
            <w:pPr>
              <w:spacing w:line="276" w:lineRule="auto"/>
            </w:pPr>
          </w:p>
          <w:p w14:paraId="08EAD188" w14:textId="77777777" w:rsidR="009A52F5" w:rsidRDefault="009A52F5" w:rsidP="004E66AC">
            <w:pPr>
              <w:spacing w:line="276" w:lineRule="auto"/>
            </w:pPr>
          </w:p>
        </w:tc>
      </w:tr>
      <w:tr w:rsidR="009A52F5" w14:paraId="0F794F39" w14:textId="77777777" w:rsidTr="004E66AC">
        <w:tc>
          <w:tcPr>
            <w:tcW w:w="2836" w:type="dxa"/>
            <w:shd w:val="clear" w:color="auto" w:fill="F2F2F2"/>
            <w:vAlign w:val="center"/>
          </w:tcPr>
          <w:p w14:paraId="2C8DEFFB" w14:textId="77777777" w:rsidR="009A52F5" w:rsidRDefault="009A52F5" w:rsidP="004E66AC">
            <w:pPr>
              <w:pStyle w:val="DSWNormal"/>
            </w:pPr>
            <w:r>
              <w:t xml:space="preserve">Project Start Date </w:t>
            </w:r>
          </w:p>
        </w:tc>
        <w:tc>
          <w:tcPr>
            <w:tcW w:w="6237" w:type="dxa"/>
            <w:gridSpan w:val="2"/>
            <w:shd w:val="clear" w:color="auto" w:fill="F2F2F2"/>
          </w:tcPr>
          <w:p w14:paraId="5C3C46E9" w14:textId="77777777" w:rsidR="009A52F5" w:rsidRDefault="009A52F5" w:rsidP="004E66AC">
            <w:pPr>
              <w:spacing w:line="276" w:lineRule="auto"/>
            </w:pPr>
          </w:p>
        </w:tc>
      </w:tr>
      <w:tr w:rsidR="009A52F5" w14:paraId="272572BB" w14:textId="77777777" w:rsidTr="004E66AC">
        <w:tc>
          <w:tcPr>
            <w:tcW w:w="2836" w:type="dxa"/>
            <w:shd w:val="clear" w:color="auto" w:fill="F2F2F2"/>
            <w:vAlign w:val="center"/>
          </w:tcPr>
          <w:p w14:paraId="3BE0EF29" w14:textId="77777777" w:rsidR="009A52F5" w:rsidRDefault="009A52F5" w:rsidP="004E66AC">
            <w:pPr>
              <w:pStyle w:val="DSWNormal"/>
            </w:pPr>
            <w:r>
              <w:t xml:space="preserve">Project </w:t>
            </w:r>
            <w:r w:rsidR="00D34791">
              <w:t>S</w:t>
            </w:r>
            <w:r>
              <w:t xml:space="preserve">ubmission Date </w:t>
            </w:r>
          </w:p>
        </w:tc>
        <w:tc>
          <w:tcPr>
            <w:tcW w:w="6237" w:type="dxa"/>
            <w:gridSpan w:val="2"/>
            <w:shd w:val="clear" w:color="auto" w:fill="F2F2F2"/>
          </w:tcPr>
          <w:p w14:paraId="3F43CD3D" w14:textId="77777777" w:rsidR="009A52F5" w:rsidRDefault="009A52F5" w:rsidP="004E66AC">
            <w:pPr>
              <w:spacing w:line="276" w:lineRule="auto"/>
            </w:pPr>
          </w:p>
        </w:tc>
      </w:tr>
    </w:tbl>
    <w:p w14:paraId="62AF340B" w14:textId="77777777" w:rsidR="00BD3EF8" w:rsidRDefault="008E03DA">
      <w:pPr>
        <w:rPr>
          <w:rFonts w:ascii="Avenir LT Std 45 Book" w:hAnsi="Avenir LT Std 45 Book"/>
          <w:color w:val="4C4D4F"/>
          <w:sz w:val="20"/>
        </w:rPr>
      </w:pPr>
      <w:r>
        <w:br w:type="page"/>
      </w:r>
    </w:p>
    <w:p w14:paraId="766C681A" w14:textId="77777777" w:rsidR="008A0178" w:rsidRDefault="008A0178">
      <w:pPr>
        <w:rPr>
          <w:rFonts w:ascii="Avenir LT Std 45 Book" w:hAnsi="Avenir LT Std 45 Book"/>
          <w:color w:val="4C4D4F"/>
          <w:sz w:val="20"/>
        </w:rPr>
      </w:pPr>
      <w:r>
        <w:rPr>
          <w:noProof/>
          <w:lang w:eastAsia="en-GB"/>
        </w:rPr>
        <w:lastRenderedPageBreak/>
        <mc:AlternateContent>
          <mc:Choice Requires="wps">
            <w:drawing>
              <wp:anchor distT="0" distB="0" distL="114300" distR="114300" simplePos="0" relativeHeight="251681792" behindDoc="1" locked="0" layoutInCell="1" allowOverlap="1" wp14:anchorId="6CC60931" wp14:editId="045BA0C1">
                <wp:simplePos x="0" y="0"/>
                <wp:positionH relativeFrom="page">
                  <wp:posOffset>0</wp:posOffset>
                </wp:positionH>
                <wp:positionV relativeFrom="paragraph">
                  <wp:posOffset>-867410</wp:posOffset>
                </wp:positionV>
                <wp:extent cx="7543800" cy="104870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7543800" cy="10487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A3268D" id="Rectangle 29" o:spid="_x0000_s1026" style="position:absolute;margin-left:0;margin-top:-68.3pt;width:594pt;height:825.75pt;z-index:-2516346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" fillcolor="white [3212]" strokecolor="white [3212]" strokeweight="1pt">
                <w10:wrap anchorx="page"/>
              </v:rect>
            </w:pict>
          </mc:Fallback>
        </mc:AlternateContent>
      </w:r>
      <w:r>
        <w:rPr>
          <w:noProof/>
          <w:lang w:eastAsia="en-GB"/>
        </w:rPr>
        <w:drawing>
          <wp:anchor distT="0" distB="0" distL="114300" distR="114300" simplePos="0" relativeHeight="251680768" behindDoc="0" locked="0" layoutInCell="1" allowOverlap="1" wp14:anchorId="4A32BAA5" wp14:editId="172F1E11">
            <wp:simplePos x="0" y="0"/>
            <wp:positionH relativeFrom="column">
              <wp:posOffset>-300355</wp:posOffset>
            </wp:positionH>
            <wp:positionV relativeFrom="paragraph">
              <wp:posOffset>647065</wp:posOffset>
            </wp:positionV>
            <wp:extent cx="2571750" cy="3390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1750" cy="3390900"/>
                    </a:xfrm>
                    <a:prstGeom prst="rect">
                      <a:avLst/>
                    </a:prstGeom>
                  </pic:spPr>
                </pic:pic>
              </a:graphicData>
            </a:graphic>
          </wp:anchor>
        </w:drawing>
      </w:r>
      <w:r>
        <w:rPr>
          <w:noProof/>
          <w:lang w:eastAsia="en-GB"/>
        </w:rPr>
        <w:drawing>
          <wp:anchor distT="0" distB="0" distL="114300" distR="114300" simplePos="0" relativeHeight="251676672" behindDoc="0" locked="0" layoutInCell="1" allowOverlap="1" wp14:anchorId="05A128A7" wp14:editId="12A1442B">
            <wp:simplePos x="0" y="0"/>
            <wp:positionH relativeFrom="column">
              <wp:posOffset>-300355</wp:posOffset>
            </wp:positionH>
            <wp:positionV relativeFrom="paragraph">
              <wp:posOffset>4104640</wp:posOffset>
            </wp:positionV>
            <wp:extent cx="3457575" cy="267652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09072A"/>
                        </a:clrFrom>
                        <a:clrTo>
                          <a:srgbClr val="09072A">
                            <a:alpha val="0"/>
                          </a:srgbClr>
                        </a:clrTo>
                      </a:clrChange>
                      <a:extLst>
                        <a:ext uri="{28A0092B-C50C-407E-A947-70E740481C1C}">
                          <a14:useLocalDpi xmlns:a14="http://schemas.microsoft.com/office/drawing/2010/main" val="0"/>
                        </a:ext>
                      </a:extLst>
                    </a:blip>
                    <a:stretch>
                      <a:fillRect/>
                    </a:stretch>
                  </pic:blipFill>
                  <pic:spPr>
                    <a:xfrm>
                      <a:off x="0" y="0"/>
                      <a:ext cx="3457575" cy="2676525"/>
                    </a:xfrm>
                    <a:prstGeom prst="rect">
                      <a:avLst/>
                    </a:prstGeom>
                  </pic:spPr>
                </pic:pic>
              </a:graphicData>
            </a:graphic>
          </wp:anchor>
        </w:drawing>
      </w:r>
      <w:r>
        <w:rPr>
          <w:noProof/>
          <w:lang w:eastAsia="en-GB"/>
        </w:rPr>
        <mc:AlternateContent>
          <mc:Choice Requires="wpg">
            <w:drawing>
              <wp:anchor distT="0" distB="0" distL="114300" distR="114300" simplePos="0" relativeHeight="251674624" behindDoc="0" locked="0" layoutInCell="1" allowOverlap="1" wp14:anchorId="4FC0F39F" wp14:editId="384EF7F9">
                <wp:simplePos x="0" y="0"/>
                <wp:positionH relativeFrom="page">
                  <wp:posOffset>4714240</wp:posOffset>
                </wp:positionH>
                <wp:positionV relativeFrom="paragraph">
                  <wp:posOffset>55880</wp:posOffset>
                </wp:positionV>
                <wp:extent cx="2558415" cy="3747770"/>
                <wp:effectExtent l="0" t="0" r="0" b="508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8415" cy="3747770"/>
                          <a:chOff x="7426" y="-718"/>
                          <a:chExt cx="4029" cy="5902"/>
                        </a:xfrm>
                      </wpg:grpSpPr>
                      <pic:pic xmlns:pic="http://schemas.openxmlformats.org/drawingml/2006/picture">
                        <pic:nvPicPr>
                          <pic:cNvPr id="14"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426" y="1147"/>
                            <a:ext cx="4029" cy="4037"/>
                          </a:xfrm>
                          <a:prstGeom prst="rect">
                            <a:avLst/>
                          </a:prstGeom>
                          <a:noFill/>
                          <a:extLst>
                            <a:ext uri="{909E8E84-426E-40DD-AFC4-6F175D3DCCD1}">
                              <a14:hiddenFill xmlns:a14="http://schemas.microsoft.com/office/drawing/2010/main">
                                <a:solidFill>
                                  <a:srgbClr val="FFFFFF"/>
                                </a:solidFill>
                              </a14:hiddenFill>
                            </a:ext>
                          </a:extLst>
                        </pic:spPr>
                      </pic:pic>
                      <wps:wsp>
                        <wps:cNvPr id="15" name="Freeform 4"/>
                        <wps:cNvSpPr>
                          <a:spLocks/>
                        </wps:cNvSpPr>
                        <wps:spPr bwMode="auto">
                          <a:xfrm>
                            <a:off x="7918" y="-718"/>
                            <a:ext cx="3308" cy="3300"/>
                          </a:xfrm>
                          <a:custGeom>
                            <a:avLst/>
                            <a:gdLst>
                              <a:gd name="T0" fmla="+- 0 9421 7918"/>
                              <a:gd name="T1" fmla="*/ T0 w 3308"/>
                              <a:gd name="T2" fmla="+- 0 -710 -717"/>
                              <a:gd name="T3" fmla="*/ -710 h 3300"/>
                              <a:gd name="T4" fmla="+- 0 9203 7918"/>
                              <a:gd name="T5" fmla="*/ T4 w 3308"/>
                              <a:gd name="T6" fmla="+- 0 -676 -717"/>
                              <a:gd name="T7" fmla="*/ -676 h 3300"/>
                              <a:gd name="T8" fmla="+- 0 8995 7918"/>
                              <a:gd name="T9" fmla="*/ T8 w 3308"/>
                              <a:gd name="T10" fmla="+- 0 -614 -717"/>
                              <a:gd name="T11" fmla="*/ -614 h 3300"/>
                              <a:gd name="T12" fmla="+- 0 8799 7918"/>
                              <a:gd name="T13" fmla="*/ T12 w 3308"/>
                              <a:gd name="T14" fmla="+- 0 -526 -717"/>
                              <a:gd name="T15" fmla="*/ -526 h 3300"/>
                              <a:gd name="T16" fmla="+- 0 8618 7918"/>
                              <a:gd name="T17" fmla="*/ T16 w 3308"/>
                              <a:gd name="T18" fmla="+- 0 -415 -717"/>
                              <a:gd name="T19" fmla="*/ -415 h 3300"/>
                              <a:gd name="T20" fmla="+- 0 8453 7918"/>
                              <a:gd name="T21" fmla="*/ T20 w 3308"/>
                              <a:gd name="T22" fmla="+- 0 -283 -717"/>
                              <a:gd name="T23" fmla="*/ -283 h 3300"/>
                              <a:gd name="T24" fmla="+- 0 8307 7918"/>
                              <a:gd name="T25" fmla="*/ T24 w 3308"/>
                              <a:gd name="T26" fmla="+- 0 -130 -717"/>
                              <a:gd name="T27" fmla="*/ -130 h 3300"/>
                              <a:gd name="T28" fmla="+- 0 8181 7918"/>
                              <a:gd name="T29" fmla="*/ T28 w 3308"/>
                              <a:gd name="T30" fmla="+- 0 40 -717"/>
                              <a:gd name="T31" fmla="*/ 40 h 3300"/>
                              <a:gd name="T32" fmla="+- 0 8077 7918"/>
                              <a:gd name="T33" fmla="*/ T32 w 3308"/>
                              <a:gd name="T34" fmla="+- 0 226 -717"/>
                              <a:gd name="T35" fmla="*/ 226 h 3300"/>
                              <a:gd name="T36" fmla="+- 0 7998 7918"/>
                              <a:gd name="T37" fmla="*/ T36 w 3308"/>
                              <a:gd name="T38" fmla="+- 0 425 -717"/>
                              <a:gd name="T39" fmla="*/ 425 h 3300"/>
                              <a:gd name="T40" fmla="+- 0 7945 7918"/>
                              <a:gd name="T41" fmla="*/ T40 w 3308"/>
                              <a:gd name="T42" fmla="+- 0 636 -717"/>
                              <a:gd name="T43" fmla="*/ 636 h 3300"/>
                              <a:gd name="T44" fmla="+- 0 7920 7918"/>
                              <a:gd name="T45" fmla="*/ T44 w 3308"/>
                              <a:gd name="T46" fmla="+- 0 857 -717"/>
                              <a:gd name="T47" fmla="*/ 857 h 3300"/>
                              <a:gd name="T48" fmla="+- 0 7925 7918"/>
                              <a:gd name="T49" fmla="*/ T48 w 3308"/>
                              <a:gd name="T50" fmla="+- 0 1083 -717"/>
                              <a:gd name="T51" fmla="*/ 1083 h 3300"/>
                              <a:gd name="T52" fmla="+- 0 7959 7918"/>
                              <a:gd name="T53" fmla="*/ T52 w 3308"/>
                              <a:gd name="T54" fmla="+- 0 1301 -717"/>
                              <a:gd name="T55" fmla="*/ 1301 h 3300"/>
                              <a:gd name="T56" fmla="+- 0 8021 7918"/>
                              <a:gd name="T57" fmla="*/ T56 w 3308"/>
                              <a:gd name="T58" fmla="+- 0 1509 -717"/>
                              <a:gd name="T59" fmla="*/ 1509 h 3300"/>
                              <a:gd name="T60" fmla="+- 0 8109 7918"/>
                              <a:gd name="T61" fmla="*/ T60 w 3308"/>
                              <a:gd name="T62" fmla="+- 0 1704 -717"/>
                              <a:gd name="T63" fmla="*/ 1704 h 3300"/>
                              <a:gd name="T64" fmla="+- 0 8221 7918"/>
                              <a:gd name="T65" fmla="*/ T64 w 3308"/>
                              <a:gd name="T66" fmla="+- 0 1884 -717"/>
                              <a:gd name="T67" fmla="*/ 1884 h 3300"/>
                              <a:gd name="T68" fmla="+- 0 8354 7918"/>
                              <a:gd name="T69" fmla="*/ T68 w 3308"/>
                              <a:gd name="T70" fmla="+- 0 2049 -717"/>
                              <a:gd name="T71" fmla="*/ 2049 h 3300"/>
                              <a:gd name="T72" fmla="+- 0 8506 7918"/>
                              <a:gd name="T73" fmla="*/ T72 w 3308"/>
                              <a:gd name="T74" fmla="+- 0 2195 -717"/>
                              <a:gd name="T75" fmla="*/ 2195 h 3300"/>
                              <a:gd name="T76" fmla="+- 0 8677 7918"/>
                              <a:gd name="T77" fmla="*/ T76 w 3308"/>
                              <a:gd name="T78" fmla="+- 0 2321 -717"/>
                              <a:gd name="T79" fmla="*/ 2321 h 3300"/>
                              <a:gd name="T80" fmla="+- 0 8863 7918"/>
                              <a:gd name="T81" fmla="*/ T80 w 3308"/>
                              <a:gd name="T82" fmla="+- 0 2424 -717"/>
                              <a:gd name="T83" fmla="*/ 2424 h 3300"/>
                              <a:gd name="T84" fmla="+- 0 9063 7918"/>
                              <a:gd name="T85" fmla="*/ T84 w 3308"/>
                              <a:gd name="T86" fmla="+- 0 2503 -717"/>
                              <a:gd name="T87" fmla="*/ 2503 h 3300"/>
                              <a:gd name="T88" fmla="+- 0 9274 7918"/>
                              <a:gd name="T89" fmla="*/ T88 w 3308"/>
                              <a:gd name="T90" fmla="+- 0 2556 -717"/>
                              <a:gd name="T91" fmla="*/ 2556 h 3300"/>
                              <a:gd name="T92" fmla="+- 0 9496 7918"/>
                              <a:gd name="T93" fmla="*/ T92 w 3308"/>
                              <a:gd name="T94" fmla="+- 0 2581 -717"/>
                              <a:gd name="T95" fmla="*/ 2581 h 3300"/>
                              <a:gd name="T96" fmla="+- 0 9722 7918"/>
                              <a:gd name="T97" fmla="*/ T96 w 3308"/>
                              <a:gd name="T98" fmla="+- 0 2576 -717"/>
                              <a:gd name="T99" fmla="*/ 2576 h 3300"/>
                              <a:gd name="T100" fmla="+- 0 9941 7918"/>
                              <a:gd name="T101" fmla="*/ T100 w 3308"/>
                              <a:gd name="T102" fmla="+- 0 2542 -717"/>
                              <a:gd name="T103" fmla="*/ 2542 h 3300"/>
                              <a:gd name="T104" fmla="+- 0 10149 7918"/>
                              <a:gd name="T105" fmla="*/ T104 w 3308"/>
                              <a:gd name="T106" fmla="+- 0 2480 -717"/>
                              <a:gd name="T107" fmla="*/ 2480 h 3300"/>
                              <a:gd name="T108" fmla="+- 0 10344 7918"/>
                              <a:gd name="T109" fmla="*/ T108 w 3308"/>
                              <a:gd name="T110" fmla="+- 0 2392 -717"/>
                              <a:gd name="T111" fmla="*/ 2392 h 3300"/>
                              <a:gd name="T112" fmla="+- 0 10525 7918"/>
                              <a:gd name="T113" fmla="*/ T112 w 3308"/>
                              <a:gd name="T114" fmla="+- 0 2281 -717"/>
                              <a:gd name="T115" fmla="*/ 2281 h 3300"/>
                              <a:gd name="T116" fmla="+- 0 10690 7918"/>
                              <a:gd name="T117" fmla="*/ T116 w 3308"/>
                              <a:gd name="T118" fmla="+- 0 2148 -717"/>
                              <a:gd name="T119" fmla="*/ 2148 h 3300"/>
                              <a:gd name="T120" fmla="+- 0 10836 7918"/>
                              <a:gd name="T121" fmla="*/ T120 w 3308"/>
                              <a:gd name="T122" fmla="+- 0 1996 -717"/>
                              <a:gd name="T123" fmla="*/ 1996 h 3300"/>
                              <a:gd name="T124" fmla="+- 0 10962 7918"/>
                              <a:gd name="T125" fmla="*/ T124 w 3308"/>
                              <a:gd name="T126" fmla="+- 0 1826 -717"/>
                              <a:gd name="T127" fmla="*/ 1826 h 3300"/>
                              <a:gd name="T128" fmla="+- 0 11066 7918"/>
                              <a:gd name="T129" fmla="*/ T128 w 3308"/>
                              <a:gd name="T130" fmla="+- 0 1640 -717"/>
                              <a:gd name="T131" fmla="*/ 1640 h 3300"/>
                              <a:gd name="T132" fmla="+- 0 11145 7918"/>
                              <a:gd name="T133" fmla="*/ T132 w 3308"/>
                              <a:gd name="T134" fmla="+- 0 1441 -717"/>
                              <a:gd name="T135" fmla="*/ 1441 h 3300"/>
                              <a:gd name="T136" fmla="+- 0 11199 7918"/>
                              <a:gd name="T137" fmla="*/ T136 w 3308"/>
                              <a:gd name="T138" fmla="+- 0 1229 -717"/>
                              <a:gd name="T139" fmla="*/ 1229 h 3300"/>
                              <a:gd name="T140" fmla="+- 0 11223 7918"/>
                              <a:gd name="T141" fmla="*/ T140 w 3308"/>
                              <a:gd name="T142" fmla="+- 0 1008 -717"/>
                              <a:gd name="T143" fmla="*/ 1008 h 3300"/>
                              <a:gd name="T144" fmla="+- 0 11218 7918"/>
                              <a:gd name="T145" fmla="*/ T144 w 3308"/>
                              <a:gd name="T146" fmla="+- 0 783 -717"/>
                              <a:gd name="T147" fmla="*/ 783 h 3300"/>
                              <a:gd name="T148" fmla="+- 0 11184 7918"/>
                              <a:gd name="T149" fmla="*/ T148 w 3308"/>
                              <a:gd name="T150" fmla="+- 0 565 -717"/>
                              <a:gd name="T151" fmla="*/ 565 h 3300"/>
                              <a:gd name="T152" fmla="+- 0 11122 7918"/>
                              <a:gd name="T153" fmla="*/ T152 w 3308"/>
                              <a:gd name="T154" fmla="+- 0 357 -717"/>
                              <a:gd name="T155" fmla="*/ 357 h 3300"/>
                              <a:gd name="T156" fmla="+- 0 11034 7918"/>
                              <a:gd name="T157" fmla="*/ T156 w 3308"/>
                              <a:gd name="T158" fmla="+- 0 162 -717"/>
                              <a:gd name="T159" fmla="*/ 162 h 3300"/>
                              <a:gd name="T160" fmla="+- 0 10923 7918"/>
                              <a:gd name="T161" fmla="*/ T160 w 3308"/>
                              <a:gd name="T162" fmla="+- 0 -19 -717"/>
                              <a:gd name="T163" fmla="*/ -19 h 3300"/>
                              <a:gd name="T164" fmla="+- 0 10790 7918"/>
                              <a:gd name="T165" fmla="*/ T164 w 3308"/>
                              <a:gd name="T166" fmla="+- 0 -183 -717"/>
                              <a:gd name="T167" fmla="*/ -183 h 3300"/>
                              <a:gd name="T168" fmla="+- 0 10637 7918"/>
                              <a:gd name="T169" fmla="*/ T168 w 3308"/>
                              <a:gd name="T170" fmla="+- 0 -329 -717"/>
                              <a:gd name="T171" fmla="*/ -329 h 3300"/>
                              <a:gd name="T172" fmla="+- 0 10467 7918"/>
                              <a:gd name="T173" fmla="*/ T172 w 3308"/>
                              <a:gd name="T174" fmla="+- 0 -455 -717"/>
                              <a:gd name="T175" fmla="*/ -455 h 3300"/>
                              <a:gd name="T176" fmla="+- 0 10280 7918"/>
                              <a:gd name="T177" fmla="*/ T176 w 3308"/>
                              <a:gd name="T178" fmla="+- 0 -558 -717"/>
                              <a:gd name="T179" fmla="*/ -558 h 3300"/>
                              <a:gd name="T180" fmla="+- 0 10081 7918"/>
                              <a:gd name="T181" fmla="*/ T180 w 3308"/>
                              <a:gd name="T182" fmla="+- 0 -638 -717"/>
                              <a:gd name="T183" fmla="*/ -638 h 3300"/>
                              <a:gd name="T184" fmla="+- 0 9869 7918"/>
                              <a:gd name="T185" fmla="*/ T184 w 3308"/>
                              <a:gd name="T186" fmla="+- 0 -691 -717"/>
                              <a:gd name="T187" fmla="*/ -691 h 3300"/>
                              <a:gd name="T188" fmla="+- 0 9647 7918"/>
                              <a:gd name="T189" fmla="*/ T188 w 3308"/>
                              <a:gd name="T190" fmla="+- 0 -715 -717"/>
                              <a:gd name="T191" fmla="*/ -715 h 3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308" h="3300">
                                <a:moveTo>
                                  <a:pt x="1654" y="0"/>
                                </a:moveTo>
                                <a:lnTo>
                                  <a:pt x="1578" y="2"/>
                                </a:lnTo>
                                <a:lnTo>
                                  <a:pt x="1503" y="7"/>
                                </a:lnTo>
                                <a:lnTo>
                                  <a:pt x="1429" y="15"/>
                                </a:lnTo>
                                <a:lnTo>
                                  <a:pt x="1356" y="26"/>
                                </a:lnTo>
                                <a:lnTo>
                                  <a:pt x="1285" y="41"/>
                                </a:lnTo>
                                <a:lnTo>
                                  <a:pt x="1214" y="59"/>
                                </a:lnTo>
                                <a:lnTo>
                                  <a:pt x="1145" y="79"/>
                                </a:lnTo>
                                <a:lnTo>
                                  <a:pt x="1077" y="103"/>
                                </a:lnTo>
                                <a:lnTo>
                                  <a:pt x="1010" y="130"/>
                                </a:lnTo>
                                <a:lnTo>
                                  <a:pt x="945" y="159"/>
                                </a:lnTo>
                                <a:lnTo>
                                  <a:pt x="881" y="191"/>
                                </a:lnTo>
                                <a:lnTo>
                                  <a:pt x="819" y="225"/>
                                </a:lnTo>
                                <a:lnTo>
                                  <a:pt x="759" y="262"/>
                                </a:lnTo>
                                <a:lnTo>
                                  <a:pt x="700" y="302"/>
                                </a:lnTo>
                                <a:lnTo>
                                  <a:pt x="643" y="344"/>
                                </a:lnTo>
                                <a:lnTo>
                                  <a:pt x="588" y="388"/>
                                </a:lnTo>
                                <a:lnTo>
                                  <a:pt x="535" y="434"/>
                                </a:lnTo>
                                <a:lnTo>
                                  <a:pt x="484" y="483"/>
                                </a:lnTo>
                                <a:lnTo>
                                  <a:pt x="436" y="534"/>
                                </a:lnTo>
                                <a:lnTo>
                                  <a:pt x="389" y="587"/>
                                </a:lnTo>
                                <a:lnTo>
                                  <a:pt x="345" y="642"/>
                                </a:lnTo>
                                <a:lnTo>
                                  <a:pt x="303" y="698"/>
                                </a:lnTo>
                                <a:lnTo>
                                  <a:pt x="263" y="757"/>
                                </a:lnTo>
                                <a:lnTo>
                                  <a:pt x="226" y="817"/>
                                </a:lnTo>
                                <a:lnTo>
                                  <a:pt x="191" y="879"/>
                                </a:lnTo>
                                <a:lnTo>
                                  <a:pt x="159" y="943"/>
                                </a:lnTo>
                                <a:lnTo>
                                  <a:pt x="130" y="1008"/>
                                </a:lnTo>
                                <a:lnTo>
                                  <a:pt x="103" y="1074"/>
                                </a:lnTo>
                                <a:lnTo>
                                  <a:pt x="80" y="1142"/>
                                </a:lnTo>
                                <a:lnTo>
                                  <a:pt x="59" y="1211"/>
                                </a:lnTo>
                                <a:lnTo>
                                  <a:pt x="41" y="1282"/>
                                </a:lnTo>
                                <a:lnTo>
                                  <a:pt x="27" y="1353"/>
                                </a:lnTo>
                                <a:lnTo>
                                  <a:pt x="15" y="1426"/>
                                </a:lnTo>
                                <a:lnTo>
                                  <a:pt x="7" y="1500"/>
                                </a:lnTo>
                                <a:lnTo>
                                  <a:pt x="2" y="1574"/>
                                </a:lnTo>
                                <a:lnTo>
                                  <a:pt x="0" y="1650"/>
                                </a:lnTo>
                                <a:lnTo>
                                  <a:pt x="2" y="1725"/>
                                </a:lnTo>
                                <a:lnTo>
                                  <a:pt x="7" y="1800"/>
                                </a:lnTo>
                                <a:lnTo>
                                  <a:pt x="15" y="1874"/>
                                </a:lnTo>
                                <a:lnTo>
                                  <a:pt x="27" y="1946"/>
                                </a:lnTo>
                                <a:lnTo>
                                  <a:pt x="41" y="2018"/>
                                </a:lnTo>
                                <a:lnTo>
                                  <a:pt x="59" y="2088"/>
                                </a:lnTo>
                                <a:lnTo>
                                  <a:pt x="80" y="2158"/>
                                </a:lnTo>
                                <a:lnTo>
                                  <a:pt x="103" y="2226"/>
                                </a:lnTo>
                                <a:lnTo>
                                  <a:pt x="130" y="2292"/>
                                </a:lnTo>
                                <a:lnTo>
                                  <a:pt x="159" y="2357"/>
                                </a:lnTo>
                                <a:lnTo>
                                  <a:pt x="191" y="2421"/>
                                </a:lnTo>
                                <a:lnTo>
                                  <a:pt x="226" y="2483"/>
                                </a:lnTo>
                                <a:lnTo>
                                  <a:pt x="263" y="2543"/>
                                </a:lnTo>
                                <a:lnTo>
                                  <a:pt x="303" y="2601"/>
                                </a:lnTo>
                                <a:lnTo>
                                  <a:pt x="345" y="2658"/>
                                </a:lnTo>
                                <a:lnTo>
                                  <a:pt x="389" y="2713"/>
                                </a:lnTo>
                                <a:lnTo>
                                  <a:pt x="436" y="2766"/>
                                </a:lnTo>
                                <a:lnTo>
                                  <a:pt x="484" y="2817"/>
                                </a:lnTo>
                                <a:lnTo>
                                  <a:pt x="535" y="2865"/>
                                </a:lnTo>
                                <a:lnTo>
                                  <a:pt x="588" y="2912"/>
                                </a:lnTo>
                                <a:lnTo>
                                  <a:pt x="643" y="2956"/>
                                </a:lnTo>
                                <a:lnTo>
                                  <a:pt x="700" y="2998"/>
                                </a:lnTo>
                                <a:lnTo>
                                  <a:pt x="759" y="3038"/>
                                </a:lnTo>
                                <a:lnTo>
                                  <a:pt x="819" y="3075"/>
                                </a:lnTo>
                                <a:lnTo>
                                  <a:pt x="881" y="3109"/>
                                </a:lnTo>
                                <a:lnTo>
                                  <a:pt x="945" y="3141"/>
                                </a:lnTo>
                                <a:lnTo>
                                  <a:pt x="1010" y="3170"/>
                                </a:lnTo>
                                <a:lnTo>
                                  <a:pt x="1077" y="3197"/>
                                </a:lnTo>
                                <a:lnTo>
                                  <a:pt x="1145" y="3220"/>
                                </a:lnTo>
                                <a:lnTo>
                                  <a:pt x="1214" y="3241"/>
                                </a:lnTo>
                                <a:lnTo>
                                  <a:pt x="1285" y="3259"/>
                                </a:lnTo>
                                <a:lnTo>
                                  <a:pt x="1356" y="3273"/>
                                </a:lnTo>
                                <a:lnTo>
                                  <a:pt x="1429" y="3285"/>
                                </a:lnTo>
                                <a:lnTo>
                                  <a:pt x="1503" y="3293"/>
                                </a:lnTo>
                                <a:lnTo>
                                  <a:pt x="1578" y="3298"/>
                                </a:lnTo>
                                <a:lnTo>
                                  <a:pt x="1654" y="3300"/>
                                </a:lnTo>
                                <a:lnTo>
                                  <a:pt x="1729" y="3298"/>
                                </a:lnTo>
                                <a:lnTo>
                                  <a:pt x="1804" y="3293"/>
                                </a:lnTo>
                                <a:lnTo>
                                  <a:pt x="1878" y="3285"/>
                                </a:lnTo>
                                <a:lnTo>
                                  <a:pt x="1951" y="3273"/>
                                </a:lnTo>
                                <a:lnTo>
                                  <a:pt x="2023" y="3259"/>
                                </a:lnTo>
                                <a:lnTo>
                                  <a:pt x="2093" y="3241"/>
                                </a:lnTo>
                                <a:lnTo>
                                  <a:pt x="2163" y="3220"/>
                                </a:lnTo>
                                <a:lnTo>
                                  <a:pt x="2231" y="3197"/>
                                </a:lnTo>
                                <a:lnTo>
                                  <a:pt x="2297" y="3170"/>
                                </a:lnTo>
                                <a:lnTo>
                                  <a:pt x="2362" y="3141"/>
                                </a:lnTo>
                                <a:lnTo>
                                  <a:pt x="2426" y="3109"/>
                                </a:lnTo>
                                <a:lnTo>
                                  <a:pt x="2488" y="3075"/>
                                </a:lnTo>
                                <a:lnTo>
                                  <a:pt x="2549" y="3038"/>
                                </a:lnTo>
                                <a:lnTo>
                                  <a:pt x="2607" y="2998"/>
                                </a:lnTo>
                                <a:lnTo>
                                  <a:pt x="2664" y="2956"/>
                                </a:lnTo>
                                <a:lnTo>
                                  <a:pt x="2719" y="2912"/>
                                </a:lnTo>
                                <a:lnTo>
                                  <a:pt x="2772" y="2865"/>
                                </a:lnTo>
                                <a:lnTo>
                                  <a:pt x="2823" y="2817"/>
                                </a:lnTo>
                                <a:lnTo>
                                  <a:pt x="2872" y="2766"/>
                                </a:lnTo>
                                <a:lnTo>
                                  <a:pt x="2918" y="2713"/>
                                </a:lnTo>
                                <a:lnTo>
                                  <a:pt x="2963" y="2658"/>
                                </a:lnTo>
                                <a:lnTo>
                                  <a:pt x="3005" y="2601"/>
                                </a:lnTo>
                                <a:lnTo>
                                  <a:pt x="3044" y="2543"/>
                                </a:lnTo>
                                <a:lnTo>
                                  <a:pt x="3081" y="2483"/>
                                </a:lnTo>
                                <a:lnTo>
                                  <a:pt x="3116" y="2421"/>
                                </a:lnTo>
                                <a:lnTo>
                                  <a:pt x="3148" y="2357"/>
                                </a:lnTo>
                                <a:lnTo>
                                  <a:pt x="3177" y="2292"/>
                                </a:lnTo>
                                <a:lnTo>
                                  <a:pt x="3204" y="2226"/>
                                </a:lnTo>
                                <a:lnTo>
                                  <a:pt x="3227" y="2158"/>
                                </a:lnTo>
                                <a:lnTo>
                                  <a:pt x="3248" y="2088"/>
                                </a:lnTo>
                                <a:lnTo>
                                  <a:pt x="3266" y="2018"/>
                                </a:lnTo>
                                <a:lnTo>
                                  <a:pt x="3281" y="1946"/>
                                </a:lnTo>
                                <a:lnTo>
                                  <a:pt x="3292" y="1874"/>
                                </a:lnTo>
                                <a:lnTo>
                                  <a:pt x="3300" y="1800"/>
                                </a:lnTo>
                                <a:lnTo>
                                  <a:pt x="3305" y="1725"/>
                                </a:lnTo>
                                <a:lnTo>
                                  <a:pt x="3307" y="1650"/>
                                </a:lnTo>
                                <a:lnTo>
                                  <a:pt x="3305" y="1574"/>
                                </a:lnTo>
                                <a:lnTo>
                                  <a:pt x="3300" y="1500"/>
                                </a:lnTo>
                                <a:lnTo>
                                  <a:pt x="3292" y="1426"/>
                                </a:lnTo>
                                <a:lnTo>
                                  <a:pt x="3281" y="1353"/>
                                </a:lnTo>
                                <a:lnTo>
                                  <a:pt x="3266" y="1282"/>
                                </a:lnTo>
                                <a:lnTo>
                                  <a:pt x="3248" y="1211"/>
                                </a:lnTo>
                                <a:lnTo>
                                  <a:pt x="3227" y="1142"/>
                                </a:lnTo>
                                <a:lnTo>
                                  <a:pt x="3204" y="1074"/>
                                </a:lnTo>
                                <a:lnTo>
                                  <a:pt x="3177" y="1008"/>
                                </a:lnTo>
                                <a:lnTo>
                                  <a:pt x="3148" y="943"/>
                                </a:lnTo>
                                <a:lnTo>
                                  <a:pt x="3116" y="879"/>
                                </a:lnTo>
                                <a:lnTo>
                                  <a:pt x="3081" y="817"/>
                                </a:lnTo>
                                <a:lnTo>
                                  <a:pt x="3044" y="757"/>
                                </a:lnTo>
                                <a:lnTo>
                                  <a:pt x="3005" y="698"/>
                                </a:lnTo>
                                <a:lnTo>
                                  <a:pt x="2963" y="642"/>
                                </a:lnTo>
                                <a:lnTo>
                                  <a:pt x="2918" y="587"/>
                                </a:lnTo>
                                <a:lnTo>
                                  <a:pt x="2872" y="534"/>
                                </a:lnTo>
                                <a:lnTo>
                                  <a:pt x="2823" y="483"/>
                                </a:lnTo>
                                <a:lnTo>
                                  <a:pt x="2772" y="434"/>
                                </a:lnTo>
                                <a:lnTo>
                                  <a:pt x="2719" y="388"/>
                                </a:lnTo>
                                <a:lnTo>
                                  <a:pt x="2664" y="344"/>
                                </a:lnTo>
                                <a:lnTo>
                                  <a:pt x="2607" y="302"/>
                                </a:lnTo>
                                <a:lnTo>
                                  <a:pt x="2549" y="262"/>
                                </a:lnTo>
                                <a:lnTo>
                                  <a:pt x="2488" y="225"/>
                                </a:lnTo>
                                <a:lnTo>
                                  <a:pt x="2426" y="191"/>
                                </a:lnTo>
                                <a:lnTo>
                                  <a:pt x="2362" y="159"/>
                                </a:lnTo>
                                <a:lnTo>
                                  <a:pt x="2297" y="130"/>
                                </a:lnTo>
                                <a:lnTo>
                                  <a:pt x="2231" y="103"/>
                                </a:lnTo>
                                <a:lnTo>
                                  <a:pt x="2163" y="79"/>
                                </a:lnTo>
                                <a:lnTo>
                                  <a:pt x="2093" y="59"/>
                                </a:lnTo>
                                <a:lnTo>
                                  <a:pt x="2023" y="41"/>
                                </a:lnTo>
                                <a:lnTo>
                                  <a:pt x="1951" y="26"/>
                                </a:lnTo>
                                <a:lnTo>
                                  <a:pt x="1878" y="15"/>
                                </a:lnTo>
                                <a:lnTo>
                                  <a:pt x="1804" y="7"/>
                                </a:lnTo>
                                <a:lnTo>
                                  <a:pt x="1729" y="2"/>
                                </a:lnTo>
                                <a:lnTo>
                                  <a:pt x="1654" y="0"/>
                                </a:lnTo>
                                <a:close/>
                              </a:path>
                            </a:pathLst>
                          </a:custGeom>
                          <a:solidFill>
                            <a:srgbClr val="E717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F0BF27" id="Group 13" o:spid="_x0000_s1026" style="position:absolute;margin-left:371.2pt;margin-top:4.4pt;width:201.45pt;height:295.1pt;z-index:251674624;mso-position-horizontal-relative:page" coordorigin="7426,-718" coordsize="4029,5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426;top:1147;width:4029;height:4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">
                  <v:imagedata r:id="rId23" o:title=""/>
                </v:shape>
                <v:shape id="Freeform 4" o:spid="_x0000_s1028" style="position:absolute;left:7918;top:-718;width:3308;height:3300;visibility:visible;mso-wrap-style:square;v-text-anchor:top" coordsize="330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" path="m1654,r-76,2l1503,7r-74,8l1356,26r-71,15l1214,59r-69,20l1077,103r-67,27l945,159r-64,32l819,225r-60,37l700,302r-57,42l588,388r-53,46l484,483r-48,51l389,587r-44,55l303,698r-40,59l226,817r-35,62l159,943r-29,65l103,1074r-23,68l59,1211r-18,71l27,1353r-12,73l7,1500r-5,74l,1650r2,75l7,1800r8,74l27,1946r14,72l59,2088r21,70l103,2226r27,66l159,2357r32,64l226,2483r37,60l303,2601r42,57l389,2713r47,53l484,2817r51,48l588,2912r55,44l700,2998r59,40l819,3075r62,34l945,3141r65,29l1077,3197r68,23l1214,3241r71,18l1356,3273r73,12l1503,3293r75,5l1654,3300r75,-2l1804,3293r74,-8l1951,3273r72,-14l2093,3241r70,-21l2231,3197r66,-27l2362,3141r64,-32l2488,3075r61,-37l2607,2998r57,-42l2719,2912r53,-47l2823,2817r49,-51l2918,2713r45,-55l3005,2601r39,-58l3081,2483r35,-62l3148,2357r29,-65l3204,2226r23,-68l3248,2088r18,-70l3281,1946r11,-72l3300,1800r5,-75l3307,1650r-2,-76l3300,1500r-8,-74l3281,1353r-15,-71l3248,1211r-21,-69l3204,1074r-27,-66l3148,943r-32,-64l3081,817r-37,-60l3005,698r-42,-56l2918,587r-46,-53l2823,483r-51,-49l2719,388r-55,-44l2607,302r-58,-40l2488,225r-62,-34l2362,159r-65,-29l2231,103,2163,79,2093,59,2023,41,1951,26,1878,15,1804,7,1729,2,1654,xe" fillcolor="#e71788" stroked="f">
                  <v:path arrowok="t" o:connecttype="custom" o:connectlocs="1503,-710;1285,-676;1077,-614;881,-526;700,-415;535,-283;389,-130;263,40;159,226;80,425;27,636;2,857;7,1083;41,1301;103,1509;191,1704;303,1884;436,2049;588,2195;759,2321;945,2424;1145,2503;1356,2556;1578,2581;1804,2576;2023,2542;2231,2480;2426,2392;2607,2281;2772,2148;2918,1996;3044,1826;3148,1640;3227,1441;3281,1229;3305,1008;3300,783;3266,565;3204,357;3116,162;3005,-19;2872,-183;2719,-329;2549,-455;2362,-558;2163,-638;1951,-691;1729,-715" o:connectangles="0,0,0,0,0,0,0,0,0,0,0,0,0,0,0,0,0,0,0,0,0,0,0,0,0,0,0,0,0,0,0,0,0,0,0,0,0,0,0,0,0,0,0,0,0,0,0,0"/>
                </v:shape>
                <w10:wrap anchorx="page"/>
              </v:group>
            </w:pict>
          </mc:Fallback>
        </mc:AlternateContent>
      </w:r>
      <w:r>
        <w:rPr>
          <w:noProof/>
          <w:lang w:eastAsia="en-GB"/>
        </w:rPr>
        <mc:AlternateContent>
          <mc:Choice Requires="wps">
            <w:drawing>
              <wp:anchor distT="0" distB="0" distL="114300" distR="114300" simplePos="0" relativeHeight="251675648" behindDoc="0" locked="0" layoutInCell="1" allowOverlap="1" wp14:anchorId="488BE3CC" wp14:editId="39AEE8DE">
                <wp:simplePos x="0" y="0"/>
                <wp:positionH relativeFrom="page">
                  <wp:posOffset>284480</wp:posOffset>
                </wp:positionH>
                <wp:positionV relativeFrom="paragraph">
                  <wp:posOffset>4805680</wp:posOffset>
                </wp:positionV>
                <wp:extent cx="6984365" cy="4676775"/>
                <wp:effectExtent l="0" t="0" r="6985" b="9525"/>
                <wp:wrapNone/>
                <wp:docPr id="194"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4365" cy="4676775"/>
                        </a:xfrm>
                        <a:custGeom>
                          <a:avLst/>
                          <a:gdLst>
                            <a:gd name="T0" fmla="+- 0 11452 454"/>
                            <a:gd name="T1" fmla="*/ T0 w 10999"/>
                            <a:gd name="T2" fmla="+- 0 1377 1377"/>
                            <a:gd name="T3" fmla="*/ 1377 h 7365"/>
                            <a:gd name="T4" fmla="+- 0 454 454"/>
                            <a:gd name="T5" fmla="*/ T4 w 10999"/>
                            <a:gd name="T6" fmla="+- 0 3731 1377"/>
                            <a:gd name="T7" fmla="*/ 3731 h 7365"/>
                            <a:gd name="T8" fmla="+- 0 454 454"/>
                            <a:gd name="T9" fmla="*/ T8 w 10999"/>
                            <a:gd name="T10" fmla="+- 0 8741 1377"/>
                            <a:gd name="T11" fmla="*/ 8741 h 7365"/>
                            <a:gd name="T12" fmla="+- 0 11452 454"/>
                            <a:gd name="T13" fmla="*/ T12 w 10999"/>
                            <a:gd name="T14" fmla="+- 0 8741 1377"/>
                            <a:gd name="T15" fmla="*/ 8741 h 7365"/>
                            <a:gd name="T16" fmla="+- 0 11452 454"/>
                            <a:gd name="T17" fmla="*/ T16 w 10999"/>
                            <a:gd name="T18" fmla="+- 0 1377 1377"/>
                            <a:gd name="T19" fmla="*/ 1377 h 7365"/>
                          </a:gdLst>
                          <a:ahLst/>
                          <a:cxnLst>
                            <a:cxn ang="0">
                              <a:pos x="T1" y="T3"/>
                            </a:cxn>
                            <a:cxn ang="0">
                              <a:pos x="T5" y="T7"/>
                            </a:cxn>
                            <a:cxn ang="0">
                              <a:pos x="T9" y="T11"/>
                            </a:cxn>
                            <a:cxn ang="0">
                              <a:pos x="T13" y="T15"/>
                            </a:cxn>
                            <a:cxn ang="0">
                              <a:pos x="T17" y="T19"/>
                            </a:cxn>
                          </a:cxnLst>
                          <a:rect l="0" t="0" r="r" b="b"/>
                          <a:pathLst>
                            <a:path w="10999" h="7365">
                              <a:moveTo>
                                <a:pt x="10998" y="0"/>
                              </a:moveTo>
                              <a:lnTo>
                                <a:pt x="0" y="2354"/>
                              </a:lnTo>
                              <a:lnTo>
                                <a:pt x="0" y="7364"/>
                              </a:lnTo>
                              <a:lnTo>
                                <a:pt x="10998" y="7364"/>
                              </a:lnTo>
                              <a:lnTo>
                                <a:pt x="10998" y="0"/>
                              </a:lnTo>
                              <a:close/>
                            </a:path>
                          </a:pathLst>
                        </a:custGeom>
                        <a:solidFill>
                          <a:srgbClr val="1C0E31"/>
                        </a:solidFill>
                        <a:ln>
                          <a:noFill/>
                        </a:ln>
                      </wps:spPr>
                      <wps:bodyPr rot="0" vert="horz" wrap="square" lIns="91440" tIns="45720" rIns="91440" bIns="45720" anchor="t" anchorCtr="0" upright="1">
                        <a:noAutofit/>
                      </wps:bodyPr>
                    </wps:wsp>
                  </a:graphicData>
                </a:graphic>
              </wp:anchor>
            </w:drawing>
          </mc:Choice>
          <mc:Fallback>
            <w:pict>
              <v:shape w14:anchorId="631B9662" id="Freeform 29" o:spid="_x0000_s1026" style="position:absolute;margin-left:22.4pt;margin-top:378.4pt;width:549.95pt;height:368.25pt;z-index:251675648;visibility:visible;mso-wrap-style:square;mso-wrap-distance-left:9pt;mso-wrap-distance-top:0;mso-wrap-distance-right:9pt;mso-wrap-distance-bottom:0;mso-position-horizontal:absolute;mso-position-horizontal-relative:page;mso-position-vertical:absolute;mso-position-vertical-relative:text;v-text-anchor:top" coordsize="10999,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" path="m10998,l,2354,,7364r10998,l10998,xe" fillcolor="#1c0e31" stroked="f">
                <v:path arrowok="t" o:connecttype="custom" o:connectlocs="6983730,874395;0,2369185;0,5550535;6983730,5550535;6983730,874395" o:connectangles="0,0,0,0,0"/>
                <w10:wrap anchorx="page"/>
              </v:shape>
            </w:pict>
          </mc:Fallback>
        </mc:AlternateContent>
      </w:r>
      <w:r>
        <w:rPr>
          <w:noProof/>
          <w:lang w:eastAsia="en-GB"/>
        </w:rPr>
        <w:drawing>
          <wp:anchor distT="0" distB="0" distL="114300" distR="114300" simplePos="0" relativeHeight="251673600" behindDoc="0" locked="0" layoutInCell="1" allowOverlap="1" wp14:anchorId="06286BBC" wp14:editId="57B9D207">
            <wp:simplePos x="0" y="0"/>
            <wp:positionH relativeFrom="column">
              <wp:posOffset>-262255</wp:posOffset>
            </wp:positionH>
            <wp:positionV relativeFrom="paragraph">
              <wp:posOffset>-934085</wp:posOffset>
            </wp:positionV>
            <wp:extent cx="3343275" cy="3238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3275" cy="323850"/>
                    </a:xfrm>
                    <a:prstGeom prst="rect">
                      <a:avLst/>
                    </a:prstGeom>
                  </pic:spPr>
                </pic:pic>
              </a:graphicData>
            </a:graphic>
          </wp:anchor>
        </w:drawing>
      </w:r>
    </w:p>
    <w:p w14:paraId="37E2B30B" w14:textId="77777777" w:rsidR="00BD3EF8" w:rsidRDefault="00BD3EF8">
      <w:pPr>
        <w:rPr>
          <w:rFonts w:ascii="Avenir LT Std 45 Book" w:hAnsi="Avenir LT Std 45 Book"/>
          <w:color w:val="4C4D4F"/>
          <w:sz w:val="20"/>
        </w:rPr>
      </w:pPr>
    </w:p>
    <w:p w14:paraId="0EFB81BE" w14:textId="77777777" w:rsidR="00D914CA" w:rsidRDefault="00D914CA" w:rsidP="005E09DB">
      <w:pPr>
        <w:pStyle w:val="DSWNormal"/>
      </w:pPr>
    </w:p>
    <w:sdt>
      <w:sdtPr>
        <w:rPr>
          <w:rFonts w:asciiTheme="minorHAnsi" w:hAnsiTheme="minorHAnsi"/>
          <w:color w:val="auto"/>
          <w:sz w:val="22"/>
        </w:rPr>
        <w:id w:val="1623190017"/>
        <w:docPartObj>
          <w:docPartGallery w:val="Custom Cover Pages"/>
        </w:docPartObj>
      </w:sdtPr>
      <w:sdtEndPr>
        <w:rPr>
          <w:rFonts w:ascii="Avenir LT Std 45 Book" w:hAnsi="Avenir LT Std 45 Book"/>
          <w:color w:val="4C4D4F"/>
          <w:sz w:val="20"/>
        </w:rPr>
      </w:sdtEndPr>
      <w:sdtContent>
        <w:p w14:paraId="61AD1A35" w14:textId="77777777" w:rsidR="00D914CA" w:rsidRPr="00060552" w:rsidRDefault="008A0178" w:rsidP="008A0178">
          <w:pPr>
            <w:pStyle w:val="DSWNormal"/>
          </w:pPr>
          <w:r>
            <w:rPr>
              <w:noProof/>
              <w:lang w:eastAsia="en-GB"/>
            </w:rPr>
            <w:drawing>
              <wp:anchor distT="0" distB="0" distL="114300" distR="114300" simplePos="0" relativeHeight="251679744" behindDoc="0" locked="0" layoutInCell="1" allowOverlap="1" wp14:anchorId="0EBB425E" wp14:editId="40EDD23C">
                <wp:simplePos x="0" y="0"/>
                <wp:positionH relativeFrom="margin">
                  <wp:align>center</wp:align>
                </wp:positionH>
                <wp:positionV relativeFrom="paragraph">
                  <wp:posOffset>6969125</wp:posOffset>
                </wp:positionV>
                <wp:extent cx="1618881" cy="540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SW Apps (pink) Logo.png"/>
                        <pic:cNvPicPr/>
                      </pic:nvPicPr>
                      <pic:blipFill>
                        <a:blip r:embed="rId25" cstate="print">
                          <a:extLst>
                            <a:ext uri="{BEBA8EAE-BF5A-486C-A8C5-ECC9F3942E4B}">
                              <a14:imgProps xmlns:a14="http://schemas.microsoft.com/office/drawing/2010/main">
                                <a14:imgLayer r:embed="rId26">
                                  <a14:imgEffect>
                                    <a14:backgroundRemoval t="0" b="100000" l="0" r="100000">
                                      <a14:foregroundMark x1="2800" y1="8393" x2="59440" y2="86571"/>
                                      <a14:foregroundMark x1="4800" y1="92326" x2="54240" y2="13909"/>
                                      <a14:foregroundMark x1="24160" y1="7194" x2="60640" y2="89209"/>
                                      <a14:foregroundMark x1="29200" y1="90168" x2="9200" y2="33094"/>
                                      <a14:foregroundMark x1="66560" y1="8393" x2="76560" y2="4556"/>
                                      <a14:foregroundMark x1="92800" y1="21823" x2="95200" y2="18225"/>
                                      <a14:foregroundMark x1="79840" y1="20144" x2="82640" y2="16067"/>
                                      <a14:foregroundMark x1="76720" y1="62110" x2="80560" y2="46523"/>
                                      <a14:foregroundMark x1="67760" y1="93285" x2="69440" y2="55875"/>
                                      <a14:foregroundMark x1="54800" y1="51799" x2="61680" y2="37410"/>
                                      <a14:foregroundMark x1="84880" y1="79856" x2="88480" y2="80336"/>
                                      <a14:foregroundMark x1="81920" y1="95444" x2="82080" y2="88489"/>
                                      <a14:foregroundMark x1="80400" y1="67386" x2="80560" y2="39329"/>
                                      <a14:backgroundMark x1="77760" y1="90168" x2="77760" y2="79376"/>
                                      <a14:backgroundMark x1="86960" y1="61631" x2="98000" y2="61631"/>
                                    </a14:backgroundRemoval>
                                  </a14:imgEffect>
                                </a14:imgLayer>
                              </a14:imgProps>
                            </a:ext>
                            <a:ext uri="{28A0092B-C50C-407E-A947-70E740481C1C}">
                              <a14:useLocalDpi xmlns:a14="http://schemas.microsoft.com/office/drawing/2010/main" val="0"/>
                            </a:ext>
                          </a:extLst>
                        </a:blip>
                        <a:stretch>
                          <a:fillRect/>
                        </a:stretch>
                      </pic:blipFill>
                      <pic:spPr>
                        <a:xfrm>
                          <a:off x="0" y="0"/>
                          <a:ext cx="1618881" cy="540000"/>
                        </a:xfrm>
                        <a:prstGeom prst="rect">
                          <a:avLst/>
                        </a:prstGeom>
                      </pic:spPr>
                    </pic:pic>
                  </a:graphicData>
                </a:graphic>
                <wp14:sizeRelH relativeFrom="margin">
                  <wp14:pctWidth>0</wp14:pctWidth>
                </wp14:sizeRelH>
                <wp14:sizeRelV relativeFrom="margin">
                  <wp14:pctHeight>0</wp14:pctHeight>
                </wp14:sizeRelV>
              </wp:anchor>
            </w:drawing>
          </w:r>
          <w:r w:rsidR="00D914CA">
            <w:rPr>
              <w:noProof/>
              <w:lang w:eastAsia="en-GB"/>
            </w:rPr>
            <mc:AlternateContent>
              <mc:Choice Requires="wps">
                <w:drawing>
                  <wp:anchor distT="45720" distB="45720" distL="114300" distR="114300" simplePos="0" relativeHeight="251677696" behindDoc="0" locked="0" layoutInCell="1" allowOverlap="1" wp14:anchorId="7EA72993" wp14:editId="6DF2EE2D">
                    <wp:simplePos x="0" y="0"/>
                    <wp:positionH relativeFrom="page">
                      <wp:align>center</wp:align>
                    </wp:positionH>
                    <wp:positionV relativeFrom="paragraph">
                      <wp:posOffset>8227060</wp:posOffset>
                    </wp:positionV>
                    <wp:extent cx="6983730" cy="62865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3730" cy="628650"/>
                            </a:xfrm>
                            <a:prstGeom prst="rect">
                              <a:avLst/>
                            </a:prstGeom>
                            <a:noFill/>
                            <a:ln w="9525">
                              <a:noFill/>
                              <a:miter lim="800000"/>
                              <a:headEnd/>
                              <a:tailEnd/>
                            </a:ln>
                          </wps:spPr>
                          <wps:txbx>
                            <w:txbxContent>
                              <w:p w14:paraId="698024D4" w14:textId="77777777" w:rsidR="00995CC1" w:rsidRPr="00287B2E" w:rsidRDefault="00995CC1" w:rsidP="009555BD">
                                <w:pPr>
                                  <w:spacing w:before="1" w:after="0"/>
                                  <w:ind w:left="850" w:right="1089"/>
                                  <w:jc w:val="center"/>
                                  <w:rPr>
                                    <w:rFonts w:ascii="Avenir LT Std 45 Book" w:hAnsi="Avenir LT Std 45 Book"/>
                                    <w:sz w:val="12"/>
                                  </w:rPr>
                                </w:pPr>
                                <w:r w:rsidRPr="00287B2E">
                                  <w:rPr>
                                    <w:rFonts w:ascii="Avenir LT Std 45 Book" w:hAnsi="Avenir LT Std 45 Book"/>
                                    <w:color w:val="FFFFFF"/>
                                    <w:sz w:val="12"/>
                                  </w:rPr>
                                  <w:t>©DSW 2018</w:t>
                                </w:r>
                              </w:p>
                              <w:p w14:paraId="7411B6C0" w14:textId="77777777" w:rsidR="00995CC1" w:rsidRPr="00287B2E" w:rsidRDefault="00995CC1" w:rsidP="009555BD">
                                <w:pPr>
                                  <w:spacing w:before="15" w:after="0" w:line="264" w:lineRule="auto"/>
                                  <w:ind w:left="853" w:right="1089"/>
                                  <w:jc w:val="center"/>
                                  <w:rPr>
                                    <w:rFonts w:ascii="Avenir LT Std 45 Book" w:hAnsi="Avenir LT Std 45 Book"/>
                                    <w:sz w:val="12"/>
                                  </w:rPr>
                                </w:pPr>
                                <w:r w:rsidRPr="00287B2E">
                                  <w:rPr>
                                    <w:rFonts w:ascii="Avenir LT Std 45 Book" w:hAnsi="Avenir LT Std 45 Book"/>
                                    <w:color w:val="FFFFFF"/>
                                    <w:sz w:val="12"/>
                                  </w:rPr>
                                  <w:t>All rights reserved. No part of this publication may be reproduced, stored in a retrieval system or transmitted in any form or by any means, electronic, mechanical, photocopying, recording or otherwise without the prior written permission of the publisher, DSW. This brochure may not be lent, resold, hired out or otherwise disposed of by trade in any binding or cover than that in which it is published, without prior consent from DSW. The law of copyright and its related rights in the UK applies and can be found in the copyrights sections in the Copyrights, Designs and Patents Act 1998 (as amended). Company Registered in England No 03803848</w:t>
                                </w:r>
                              </w:p>
                              <w:p w14:paraId="669CC681" w14:textId="77777777" w:rsidR="00995CC1" w:rsidRDefault="00995CC1" w:rsidP="009555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72993" id="_x0000_s1027" type="#_x0000_t202" style="position:absolute;left:0;text-align:left;margin-left:0;margin-top:647.8pt;width:549.9pt;height:49.5pt;z-index:2516776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" filled="f" stroked="f">
                    <v:textbox>
                      <w:txbxContent>
                        <w:p w14:paraId="698024D4" w14:textId="77777777" w:rsidR="00995CC1" w:rsidRPr="00287B2E" w:rsidRDefault="00995CC1" w:rsidP="009555BD">
                          <w:pPr>
                            <w:spacing w:before="1" w:after="0"/>
                            <w:ind w:left="850" w:right="1089"/>
                            <w:jc w:val="center"/>
                            <w:rPr>
                              <w:rFonts w:ascii="Avenir LT Std 45 Book" w:hAnsi="Avenir LT Std 45 Book"/>
                              <w:sz w:val="12"/>
                            </w:rPr>
                          </w:pPr>
                          <w:r w:rsidRPr="00287B2E">
                            <w:rPr>
                              <w:rFonts w:ascii="Avenir LT Std 45 Book" w:hAnsi="Avenir LT Std 45 Book"/>
                              <w:color w:val="FFFFFF"/>
                              <w:sz w:val="12"/>
                            </w:rPr>
                            <w:t>©DSW 2018</w:t>
                          </w:r>
                        </w:p>
                        <w:p w14:paraId="7411B6C0" w14:textId="77777777" w:rsidR="00995CC1" w:rsidRPr="00287B2E" w:rsidRDefault="00995CC1" w:rsidP="009555BD">
                          <w:pPr>
                            <w:spacing w:before="15" w:after="0" w:line="264" w:lineRule="auto"/>
                            <w:ind w:left="853" w:right="1089"/>
                            <w:jc w:val="center"/>
                            <w:rPr>
                              <w:rFonts w:ascii="Avenir LT Std 45 Book" w:hAnsi="Avenir LT Std 45 Book"/>
                              <w:sz w:val="12"/>
                            </w:rPr>
                          </w:pPr>
                          <w:r w:rsidRPr="00287B2E">
                            <w:rPr>
                              <w:rFonts w:ascii="Avenir LT Std 45 Book" w:hAnsi="Avenir LT Std 45 Book"/>
                              <w:color w:val="FFFFFF"/>
                              <w:sz w:val="12"/>
                            </w:rPr>
                            <w:t>All rights reserved. No part of this publication may be reproduced, stored in a retrieval system or transmitted in any form or by any means, electronic, mechanical, photocopying, recording or otherwise without the prior written permission of the publisher, DSW. This brochure may not be lent, resold, hired out or otherwise disposed of by trade in any binding or cover than that in which it is published, without prior consent from DSW. The law of copyright and its related rights in the UK applies and can be found in the copyrights sections in the Copyrights, Designs and Patents Act 1998 (as amended). Company Registered in England No 03803848</w:t>
                          </w:r>
                        </w:p>
                        <w:p w14:paraId="669CC681" w14:textId="77777777" w:rsidR="00995CC1" w:rsidRDefault="00995CC1" w:rsidP="009555BD"/>
                      </w:txbxContent>
                    </v:textbox>
                    <w10:wrap type="square" anchorx="page"/>
                  </v:shape>
                </w:pict>
              </mc:Fallback>
            </mc:AlternateContent>
          </w:r>
          <w:r w:rsidR="00D914CA">
            <w:rPr>
              <w:noProof/>
              <w:lang w:eastAsia="en-GB"/>
            </w:rPr>
            <mc:AlternateContent>
              <mc:Choice Requires="wps">
                <w:drawing>
                  <wp:anchor distT="0" distB="0" distL="114300" distR="114300" simplePos="0" relativeHeight="251678720" behindDoc="0" locked="0" layoutInCell="1" allowOverlap="1" wp14:anchorId="1BA82544" wp14:editId="1CAA715B">
                    <wp:simplePos x="0" y="0"/>
                    <wp:positionH relativeFrom="column">
                      <wp:posOffset>-147955</wp:posOffset>
                    </wp:positionH>
                    <wp:positionV relativeFrom="paragraph">
                      <wp:posOffset>9131935</wp:posOffset>
                    </wp:positionV>
                    <wp:extent cx="5981700" cy="2857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5981700" cy="285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775" id="Straight Connector 1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1.65pt,719.05pt" to="459.35pt,7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" strokecolor="white [3212]" strokeweight=".5pt">
                    <v:stroke joinstyle="miter"/>
                  </v:line>
                </w:pict>
              </mc:Fallback>
            </mc:AlternateContent>
          </w:r>
        </w:p>
      </w:sdtContent>
    </w:sdt>
    <w:sectPr w:rsidR="00D914CA" w:rsidRPr="00060552" w:rsidSect="00B373BE">
      <w:headerReference w:type="default" r:id="rId27"/>
      <w:footerReference w:type="default" r:id="rId28"/>
      <w:footerReference w:type="first" r:id="rId29"/>
      <w:pgSz w:w="11906" w:h="16838"/>
      <w:pgMar w:top="1474" w:right="1809" w:bottom="1134" w:left="1418" w:header="709"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ABD9E" w14:textId="77777777" w:rsidR="00653E8D" w:rsidRDefault="00653E8D" w:rsidP="00E22800">
      <w:pPr>
        <w:spacing w:after="0" w:line="240" w:lineRule="auto"/>
      </w:pPr>
      <w:r>
        <w:separator/>
      </w:r>
    </w:p>
  </w:endnote>
  <w:endnote w:type="continuationSeparator" w:id="0">
    <w:p w14:paraId="6D74B493" w14:textId="77777777" w:rsidR="00653E8D" w:rsidRDefault="00653E8D" w:rsidP="00E22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LT Std 45 Book">
    <w:altName w:val="Calibri"/>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09930" w14:textId="77777777" w:rsidR="00995CC1" w:rsidRPr="007E5C14" w:rsidRDefault="00995CC1" w:rsidP="00DF76CC">
    <w:pPr>
      <w:pStyle w:val="FooterDSW"/>
      <w:rPr>
        <w:i/>
        <w:iCs/>
      </w:rPr>
    </w:pPr>
    <w:r w:rsidRPr="007E5C14">
      <w:rPr>
        <w:i/>
        <w:iCs/>
        <w:noProof/>
        <w:lang w:eastAsia="en-GB"/>
      </w:rPr>
      <mc:AlternateContent>
        <mc:Choice Requires="wps">
          <w:drawing>
            <wp:anchor distT="0" distB="0" distL="114300" distR="114300" simplePos="0" relativeHeight="251657216" behindDoc="1" locked="0" layoutInCell="1" allowOverlap="1" wp14:anchorId="34D4ADCA" wp14:editId="5E1BE8EF">
              <wp:simplePos x="0" y="0"/>
              <wp:positionH relativeFrom="page">
                <wp:posOffset>0</wp:posOffset>
              </wp:positionH>
              <wp:positionV relativeFrom="page">
                <wp:posOffset>10160000</wp:posOffset>
              </wp:positionV>
              <wp:extent cx="7560310" cy="0"/>
              <wp:effectExtent l="0" t="0" r="2159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310" cy="0"/>
                      </a:xfrm>
                      <a:prstGeom prst="line">
                        <a:avLst/>
                      </a:prstGeom>
                      <a:noFill/>
                      <a:ln w="6350">
                        <a:solidFill>
                          <a:srgbClr val="E400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04DD2"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800pt" to="595.3pt,8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" strokecolor="#e4007e" strokeweight=".5pt">
              <w10:wrap anchorx="page" anchory="page"/>
            </v:line>
          </w:pict>
        </mc:Fallback>
      </mc:AlternateContent>
    </w:r>
    <w:r w:rsidRPr="007E5C14">
      <w:rPr>
        <w:i/>
        <w:iCs/>
      </w:rPr>
      <w:t xml:space="preserve">Version 1 </w:t>
    </w:r>
  </w:p>
  <w:p w14:paraId="5B1198A2" w14:textId="77777777" w:rsidR="00995CC1" w:rsidRPr="008B61A1" w:rsidRDefault="00000000" w:rsidP="00DF76CC">
    <w:pPr>
      <w:pStyle w:val="FooterDSW"/>
      <w:jc w:val="right"/>
    </w:pPr>
    <w:sdt>
      <w:sdtPr>
        <w:id w:val="1900630044"/>
        <w:docPartObj>
          <w:docPartGallery w:val="Page Numbers (Bottom of Page)"/>
          <w:docPartUnique/>
        </w:docPartObj>
      </w:sdtPr>
      <w:sdtEndPr>
        <w:rPr>
          <w:noProof/>
        </w:rPr>
      </w:sdtEndPr>
      <w:sdtContent>
        <w:r w:rsidR="00995CC1" w:rsidRPr="008B61A1">
          <w:fldChar w:fldCharType="begin"/>
        </w:r>
        <w:r w:rsidR="00995CC1" w:rsidRPr="008B61A1">
          <w:instrText xml:space="preserve"> PAGE   \* MERGEFORMAT </w:instrText>
        </w:r>
        <w:r w:rsidR="00995CC1" w:rsidRPr="008B61A1">
          <w:fldChar w:fldCharType="separate"/>
        </w:r>
        <w:r w:rsidR="00995CC1">
          <w:rPr>
            <w:noProof/>
          </w:rPr>
          <w:t>1</w:t>
        </w:r>
        <w:r w:rsidR="00995CC1" w:rsidRPr="008B61A1">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9EC5" w14:textId="77777777" w:rsidR="00995CC1" w:rsidRPr="00317FE7" w:rsidRDefault="00995CC1">
    <w:pPr>
      <w:pStyle w:val="Footer"/>
    </w:pPr>
    <w:r>
      <w:t xml:space="preserve">Version 1 last </w:t>
    </w:r>
    <w:r w:rsidR="00DC3955">
      <w:t>amended</w:t>
    </w:r>
    <w:r>
      <w:t xml:space="preserve"> </w:t>
    </w:r>
    <w:r w:rsidR="00DC3955">
      <w:t>30</w:t>
    </w:r>
    <w:r>
      <w:t>/</w:t>
    </w:r>
    <w:r w:rsidR="00DC3955">
      <w:t>10</w:t>
    </w:r>
    <w:r>
      <w:t>/2020</w:t>
    </w:r>
  </w:p>
  <w:p w14:paraId="00D9E04F" w14:textId="77777777" w:rsidR="00995CC1" w:rsidRDefault="00995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80A14" w14:textId="77777777" w:rsidR="00653E8D" w:rsidRDefault="00653E8D" w:rsidP="00E22800">
      <w:pPr>
        <w:spacing w:after="0" w:line="240" w:lineRule="auto"/>
      </w:pPr>
      <w:r>
        <w:separator/>
      </w:r>
    </w:p>
  </w:footnote>
  <w:footnote w:type="continuationSeparator" w:id="0">
    <w:p w14:paraId="41C64C47" w14:textId="77777777" w:rsidR="00653E8D" w:rsidRDefault="00653E8D" w:rsidP="00E228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DB4B" w14:textId="77777777" w:rsidR="00995CC1" w:rsidRDefault="00995CC1">
    <w:pPr>
      <w:pStyle w:val="Header"/>
    </w:pPr>
    <w:r>
      <w:rPr>
        <w:noProof/>
        <w:lang w:eastAsia="en-GB"/>
      </w:rPr>
      <w:drawing>
        <wp:anchor distT="0" distB="0" distL="114300" distR="114300" simplePos="0" relativeHeight="251658240" behindDoc="0" locked="0" layoutInCell="1" allowOverlap="1" wp14:anchorId="3163DAE4" wp14:editId="5ED12249">
          <wp:simplePos x="0" y="0"/>
          <wp:positionH relativeFrom="column">
            <wp:posOffset>4424045</wp:posOffset>
          </wp:positionH>
          <wp:positionV relativeFrom="paragraph">
            <wp:posOffset>-193040</wp:posOffset>
          </wp:positionV>
          <wp:extent cx="1251935" cy="417600"/>
          <wp:effectExtent l="0" t="0" r="571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W Apps (pink)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51935" cy="417600"/>
                  </a:xfrm>
                  <a:prstGeom prst="rect">
                    <a:avLst/>
                  </a:prstGeom>
                </pic:spPr>
              </pic:pic>
            </a:graphicData>
          </a:graphic>
        </wp:anchor>
      </w:drawing>
    </w:r>
    <w:r>
      <w:rPr>
        <w:noProof/>
        <w:lang w:eastAsia="en-GB"/>
      </w:rPr>
      <mc:AlternateContent>
        <mc:Choice Requires="wps">
          <w:drawing>
            <wp:anchor distT="0" distB="0" distL="114300" distR="114300" simplePos="0" relativeHeight="251656192" behindDoc="1" locked="0" layoutInCell="1" allowOverlap="1" wp14:anchorId="181D32F9" wp14:editId="333935E0">
              <wp:simplePos x="0" y="0"/>
              <wp:positionH relativeFrom="column">
                <wp:posOffset>-890905</wp:posOffset>
              </wp:positionH>
              <wp:positionV relativeFrom="paragraph">
                <wp:posOffset>-192405</wp:posOffset>
              </wp:positionV>
              <wp:extent cx="6354445" cy="416560"/>
              <wp:effectExtent l="0" t="0" r="8255" b="254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4445" cy="416560"/>
                      </a:xfrm>
                      <a:prstGeom prst="rect">
                        <a:avLst/>
                      </a:prstGeom>
                      <a:blipFill dpi="0" rotWithShape="1">
                        <a:blip r:embed="rId2">
                          <a:extLst>
                            <a:ext uri="{28A0092B-C50C-407E-A947-70E740481C1C}">
                              <a14:useLocalDpi xmlns:a14="http://schemas.microsoft.com/office/drawing/2010/main" val="0"/>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59F6CAC3" id="Rectangle 3" o:spid="_x0000_s1026" style="position:absolute;margin-left:-70.15pt;margin-top:-15.15pt;width:500.35pt;height:3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" stroked="f">
              <v:fill r:id="rId3"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465"/>
    <w:multiLevelType w:val="hybridMultilevel"/>
    <w:tmpl w:val="1D94086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83220D9"/>
    <w:multiLevelType w:val="hybridMultilevel"/>
    <w:tmpl w:val="AE740ABE"/>
    <w:lvl w:ilvl="0" w:tplc="8FDA283A">
      <w:start w:val="1"/>
      <w:numFmt w:val="bullet"/>
      <w:pStyle w:val="DashSubBullet"/>
      <w:lvlText w:val="–"/>
      <w:lvlJc w:val="left"/>
      <w:pPr>
        <w:ind w:left="1077" w:hanging="357"/>
      </w:pPr>
      <w:rPr>
        <w:rFonts w:ascii="Avenir LT Std 45 Book" w:hAnsi="Avenir LT Std 45 Book"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81D6D"/>
    <w:multiLevelType w:val="hybridMultilevel"/>
    <w:tmpl w:val="97ECD64A"/>
    <w:lvl w:ilvl="0" w:tplc="713225A6">
      <w:start w:val="1"/>
      <w:numFmt w:val="upperLetter"/>
      <w:pStyle w:val="LetterBullet"/>
      <w:lvlText w:val="%1."/>
      <w:lvlJc w:val="left"/>
      <w:pPr>
        <w:ind w:left="357" w:hanging="35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E10618"/>
    <w:multiLevelType w:val="hybridMultilevel"/>
    <w:tmpl w:val="FE0A5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B22EBC"/>
    <w:multiLevelType w:val="hybridMultilevel"/>
    <w:tmpl w:val="1D70D02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AA13E23"/>
    <w:multiLevelType w:val="hybridMultilevel"/>
    <w:tmpl w:val="5F5233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312861"/>
    <w:multiLevelType w:val="hybridMultilevel"/>
    <w:tmpl w:val="82A21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930340"/>
    <w:multiLevelType w:val="hybridMultilevel"/>
    <w:tmpl w:val="B58EA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706211"/>
    <w:multiLevelType w:val="hybridMultilevel"/>
    <w:tmpl w:val="AA6C927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FA509E9"/>
    <w:multiLevelType w:val="hybridMultilevel"/>
    <w:tmpl w:val="AA54FDCE"/>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34111FB2"/>
    <w:multiLevelType w:val="hybridMultilevel"/>
    <w:tmpl w:val="49D01DD2"/>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15:restartNumberingAfterBreak="0">
    <w:nsid w:val="3A9B02B3"/>
    <w:multiLevelType w:val="hybridMultilevel"/>
    <w:tmpl w:val="9846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BE3BED"/>
    <w:multiLevelType w:val="hybridMultilevel"/>
    <w:tmpl w:val="7556FB8A"/>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3" w15:restartNumberingAfterBreak="0">
    <w:nsid w:val="3BA735E1"/>
    <w:multiLevelType w:val="hybridMultilevel"/>
    <w:tmpl w:val="5C2200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E034660"/>
    <w:multiLevelType w:val="hybridMultilevel"/>
    <w:tmpl w:val="4860FFDE"/>
    <w:lvl w:ilvl="0" w:tplc="6A9EA68E">
      <w:start w:val="1"/>
      <w:numFmt w:val="bullet"/>
      <w:pStyle w:val="DotBullet"/>
      <w:lvlText w:val=""/>
      <w:lvlJc w:val="left"/>
      <w:pPr>
        <w:ind w:left="357"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7B585D"/>
    <w:multiLevelType w:val="hybridMultilevel"/>
    <w:tmpl w:val="67F0E8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A7A65D3"/>
    <w:multiLevelType w:val="hybridMultilevel"/>
    <w:tmpl w:val="F930473C"/>
    <w:lvl w:ilvl="0" w:tplc="319EE49E">
      <w:start w:val="1"/>
      <w:numFmt w:val="decimal"/>
      <w:pStyle w:val="NumberBullet"/>
      <w:lvlText w:val="%1."/>
      <w:lvlJc w:val="left"/>
      <w:pPr>
        <w:ind w:left="357" w:hanging="35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C9351B"/>
    <w:multiLevelType w:val="hybridMultilevel"/>
    <w:tmpl w:val="35BCD306"/>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5FF57A5"/>
    <w:multiLevelType w:val="hybridMultilevel"/>
    <w:tmpl w:val="5ACA77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9B371A1"/>
    <w:multiLevelType w:val="hybridMultilevel"/>
    <w:tmpl w:val="5F5233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036B64"/>
    <w:multiLevelType w:val="hybridMultilevel"/>
    <w:tmpl w:val="5262ED38"/>
    <w:lvl w:ilvl="0" w:tplc="FE56D260">
      <w:start w:val="1"/>
      <w:numFmt w:val="lowerRoman"/>
      <w:pStyle w:val="NumberSubBullet"/>
      <w:lvlText w:val="%1."/>
      <w:lvlJc w:val="right"/>
      <w:pPr>
        <w:ind w:left="1077" w:hanging="35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405709F"/>
    <w:multiLevelType w:val="hybridMultilevel"/>
    <w:tmpl w:val="CC66EF4C"/>
    <w:lvl w:ilvl="0" w:tplc="8650323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B6901"/>
    <w:multiLevelType w:val="hybridMultilevel"/>
    <w:tmpl w:val="215E8A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AE36305"/>
    <w:multiLevelType w:val="hybridMultilevel"/>
    <w:tmpl w:val="27BE0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8F1191"/>
    <w:multiLevelType w:val="hybridMultilevel"/>
    <w:tmpl w:val="48D8EE54"/>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15:restartNumberingAfterBreak="0">
    <w:nsid w:val="709551BC"/>
    <w:multiLevelType w:val="hybridMultilevel"/>
    <w:tmpl w:val="61BCDC08"/>
    <w:lvl w:ilvl="0" w:tplc="9B5CC094">
      <w:start w:val="1"/>
      <w:numFmt w:val="bullet"/>
      <w:pStyle w:val="DotSubBullet"/>
      <w:lvlText w:val=""/>
      <w:lvlJc w:val="left"/>
      <w:pPr>
        <w:ind w:left="1077" w:hanging="357"/>
      </w:pPr>
      <w:rPr>
        <w:rFonts w:ascii="Symbol" w:hAnsi="Symbol"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26" w15:restartNumberingAfterBreak="0">
    <w:nsid w:val="713D0073"/>
    <w:multiLevelType w:val="hybridMultilevel"/>
    <w:tmpl w:val="CB9CB220"/>
    <w:lvl w:ilvl="0" w:tplc="924A859C">
      <w:numFmt w:val="bullet"/>
      <w:lvlText w:val="•"/>
      <w:lvlJc w:val="left"/>
      <w:pPr>
        <w:ind w:left="720"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6A4A82"/>
    <w:multiLevelType w:val="hybridMultilevel"/>
    <w:tmpl w:val="4E2E8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A2891"/>
    <w:multiLevelType w:val="hybridMultilevel"/>
    <w:tmpl w:val="1D14DDBA"/>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15:restartNumberingAfterBreak="0">
    <w:nsid w:val="7A5C7ED2"/>
    <w:multiLevelType w:val="hybridMultilevel"/>
    <w:tmpl w:val="326499B6"/>
    <w:lvl w:ilvl="0" w:tplc="7A8A74B2">
      <w:start w:val="1"/>
      <w:numFmt w:val="lowerLetter"/>
      <w:pStyle w:val="LetterSubBullet"/>
      <w:lvlText w:val="%1."/>
      <w:lvlJc w:val="left"/>
      <w:pPr>
        <w:ind w:left="1077" w:hanging="357"/>
      </w:pPr>
      <w:rPr>
        <w:rFonts w:hint="default"/>
      </w:r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0" w15:restartNumberingAfterBreak="0">
    <w:nsid w:val="7A8F1C48"/>
    <w:multiLevelType w:val="hybridMultilevel"/>
    <w:tmpl w:val="375A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267723"/>
    <w:multiLevelType w:val="hybridMultilevel"/>
    <w:tmpl w:val="0E6A7B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16cid:durableId="686101014">
    <w:abstractNumId w:val="14"/>
  </w:num>
  <w:num w:numId="2" w16cid:durableId="1361466363">
    <w:abstractNumId w:val="25"/>
  </w:num>
  <w:num w:numId="3" w16cid:durableId="688801097">
    <w:abstractNumId w:val="14"/>
    <w:lvlOverride w:ilvl="0">
      <w:startOverride w:val="1"/>
    </w:lvlOverride>
  </w:num>
  <w:num w:numId="4" w16cid:durableId="274487384">
    <w:abstractNumId w:val="2"/>
  </w:num>
  <w:num w:numId="5" w16cid:durableId="1753964326">
    <w:abstractNumId w:val="29"/>
  </w:num>
  <w:num w:numId="6" w16cid:durableId="191849291">
    <w:abstractNumId w:val="16"/>
  </w:num>
  <w:num w:numId="7" w16cid:durableId="363407256">
    <w:abstractNumId w:val="20"/>
  </w:num>
  <w:num w:numId="8" w16cid:durableId="1307509350">
    <w:abstractNumId w:val="1"/>
  </w:num>
  <w:num w:numId="9" w16cid:durableId="934897730">
    <w:abstractNumId w:val="21"/>
  </w:num>
  <w:num w:numId="10" w16cid:durableId="1317108339">
    <w:abstractNumId w:val="30"/>
  </w:num>
  <w:num w:numId="11" w16cid:durableId="788670905">
    <w:abstractNumId w:val="26"/>
  </w:num>
  <w:num w:numId="12" w16cid:durableId="473837187">
    <w:abstractNumId w:val="7"/>
  </w:num>
  <w:num w:numId="13" w16cid:durableId="890458469">
    <w:abstractNumId w:val="23"/>
  </w:num>
  <w:num w:numId="14" w16cid:durableId="288365638">
    <w:abstractNumId w:val="18"/>
  </w:num>
  <w:num w:numId="15" w16cid:durableId="1996757011">
    <w:abstractNumId w:val="9"/>
  </w:num>
  <w:num w:numId="16" w16cid:durableId="461847497">
    <w:abstractNumId w:val="17"/>
  </w:num>
  <w:num w:numId="17" w16cid:durableId="1108698094">
    <w:abstractNumId w:val="28"/>
  </w:num>
  <w:num w:numId="18" w16cid:durableId="444422918">
    <w:abstractNumId w:val="24"/>
  </w:num>
  <w:num w:numId="19" w16cid:durableId="1472289758">
    <w:abstractNumId w:val="10"/>
  </w:num>
  <w:num w:numId="20" w16cid:durableId="1022515004">
    <w:abstractNumId w:val="12"/>
  </w:num>
  <w:num w:numId="21" w16cid:durableId="491679882">
    <w:abstractNumId w:val="13"/>
  </w:num>
  <w:num w:numId="22" w16cid:durableId="1773622576">
    <w:abstractNumId w:val="6"/>
  </w:num>
  <w:num w:numId="23" w16cid:durableId="1100679314">
    <w:abstractNumId w:val="0"/>
  </w:num>
  <w:num w:numId="24" w16cid:durableId="1650162909">
    <w:abstractNumId w:val="15"/>
  </w:num>
  <w:num w:numId="25" w16cid:durableId="506209454">
    <w:abstractNumId w:val="11"/>
  </w:num>
  <w:num w:numId="26" w16cid:durableId="778640174">
    <w:abstractNumId w:val="5"/>
  </w:num>
  <w:num w:numId="27" w16cid:durableId="1168865483">
    <w:abstractNumId w:val="31"/>
  </w:num>
  <w:num w:numId="28" w16cid:durableId="703334912">
    <w:abstractNumId w:val="4"/>
  </w:num>
  <w:num w:numId="29" w16cid:durableId="581843204">
    <w:abstractNumId w:val="8"/>
  </w:num>
  <w:num w:numId="30" w16cid:durableId="1689065522">
    <w:abstractNumId w:val="27"/>
  </w:num>
  <w:num w:numId="31" w16cid:durableId="479270472">
    <w:abstractNumId w:val="3"/>
  </w:num>
  <w:num w:numId="32" w16cid:durableId="339353850">
    <w:abstractNumId w:val="22"/>
  </w:num>
  <w:num w:numId="33" w16cid:durableId="1070226605">
    <w:abstractNumId w:val="19"/>
  </w:num>
  <w:num w:numId="34" w16cid:durableId="20406205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ED, JAVEDHUSSAIN">
    <w15:presenceInfo w15:providerId="AD" w15:userId="S::jasyed@visa.com::c1e59d2d-be41-415c-8485-02b92f61e2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BE"/>
    <w:rsid w:val="00002391"/>
    <w:rsid w:val="000051F5"/>
    <w:rsid w:val="00007AE3"/>
    <w:rsid w:val="00015EB7"/>
    <w:rsid w:val="00017D0F"/>
    <w:rsid w:val="00021924"/>
    <w:rsid w:val="00025CE5"/>
    <w:rsid w:val="000562B1"/>
    <w:rsid w:val="00060552"/>
    <w:rsid w:val="00062D7D"/>
    <w:rsid w:val="00066AF3"/>
    <w:rsid w:val="00075480"/>
    <w:rsid w:val="000758C9"/>
    <w:rsid w:val="00080370"/>
    <w:rsid w:val="0008511C"/>
    <w:rsid w:val="0009520A"/>
    <w:rsid w:val="000A2601"/>
    <w:rsid w:val="000D15CF"/>
    <w:rsid w:val="000D7C0C"/>
    <w:rsid w:val="000E3B6C"/>
    <w:rsid w:val="000E4045"/>
    <w:rsid w:val="00100B4E"/>
    <w:rsid w:val="00113429"/>
    <w:rsid w:val="00127C8B"/>
    <w:rsid w:val="00133BE8"/>
    <w:rsid w:val="001422B1"/>
    <w:rsid w:val="00146505"/>
    <w:rsid w:val="00165E01"/>
    <w:rsid w:val="00171FB8"/>
    <w:rsid w:val="00173855"/>
    <w:rsid w:val="001840D1"/>
    <w:rsid w:val="00185064"/>
    <w:rsid w:val="001930CF"/>
    <w:rsid w:val="00193905"/>
    <w:rsid w:val="001B7351"/>
    <w:rsid w:val="00205BDC"/>
    <w:rsid w:val="002110D2"/>
    <w:rsid w:val="002133BA"/>
    <w:rsid w:val="0021674E"/>
    <w:rsid w:val="00221D7D"/>
    <w:rsid w:val="0022647D"/>
    <w:rsid w:val="0024347D"/>
    <w:rsid w:val="00246286"/>
    <w:rsid w:val="00251929"/>
    <w:rsid w:val="0025226B"/>
    <w:rsid w:val="002551CF"/>
    <w:rsid w:val="0026739E"/>
    <w:rsid w:val="00271C45"/>
    <w:rsid w:val="002737A9"/>
    <w:rsid w:val="0027439B"/>
    <w:rsid w:val="00280750"/>
    <w:rsid w:val="00287B2E"/>
    <w:rsid w:val="00291743"/>
    <w:rsid w:val="002972D5"/>
    <w:rsid w:val="002A16D9"/>
    <w:rsid w:val="002D0375"/>
    <w:rsid w:val="002D08CB"/>
    <w:rsid w:val="002D4CF1"/>
    <w:rsid w:val="002D5323"/>
    <w:rsid w:val="002D76A2"/>
    <w:rsid w:val="002E20D9"/>
    <w:rsid w:val="002E3DEB"/>
    <w:rsid w:val="002E4655"/>
    <w:rsid w:val="002F5EA5"/>
    <w:rsid w:val="00304841"/>
    <w:rsid w:val="0031057B"/>
    <w:rsid w:val="003163A5"/>
    <w:rsid w:val="00317EAB"/>
    <w:rsid w:val="00317FE7"/>
    <w:rsid w:val="00323EB7"/>
    <w:rsid w:val="0032551C"/>
    <w:rsid w:val="00330B0D"/>
    <w:rsid w:val="00332C30"/>
    <w:rsid w:val="00332D26"/>
    <w:rsid w:val="00333459"/>
    <w:rsid w:val="00351E0A"/>
    <w:rsid w:val="00365A21"/>
    <w:rsid w:val="00365DAE"/>
    <w:rsid w:val="00366B9F"/>
    <w:rsid w:val="00380261"/>
    <w:rsid w:val="00380F38"/>
    <w:rsid w:val="00393B80"/>
    <w:rsid w:val="00393F50"/>
    <w:rsid w:val="0039438D"/>
    <w:rsid w:val="00397D3D"/>
    <w:rsid w:val="003A0C88"/>
    <w:rsid w:val="003B102B"/>
    <w:rsid w:val="003B63CE"/>
    <w:rsid w:val="003B7AF4"/>
    <w:rsid w:val="003C61E9"/>
    <w:rsid w:val="003D0E17"/>
    <w:rsid w:val="003D4315"/>
    <w:rsid w:val="003E0D09"/>
    <w:rsid w:val="003E3864"/>
    <w:rsid w:val="00400394"/>
    <w:rsid w:val="00414546"/>
    <w:rsid w:val="0042309E"/>
    <w:rsid w:val="00424741"/>
    <w:rsid w:val="0043079D"/>
    <w:rsid w:val="004324D7"/>
    <w:rsid w:val="00435361"/>
    <w:rsid w:val="00436312"/>
    <w:rsid w:val="004402CE"/>
    <w:rsid w:val="0045142A"/>
    <w:rsid w:val="00451C39"/>
    <w:rsid w:val="00462611"/>
    <w:rsid w:val="004667AA"/>
    <w:rsid w:val="00467B85"/>
    <w:rsid w:val="0047015E"/>
    <w:rsid w:val="00471161"/>
    <w:rsid w:val="004746F3"/>
    <w:rsid w:val="0048534A"/>
    <w:rsid w:val="00492343"/>
    <w:rsid w:val="00495037"/>
    <w:rsid w:val="004A6244"/>
    <w:rsid w:val="004C4726"/>
    <w:rsid w:val="004D4142"/>
    <w:rsid w:val="004E440D"/>
    <w:rsid w:val="004E74DB"/>
    <w:rsid w:val="004F15D4"/>
    <w:rsid w:val="004F37D0"/>
    <w:rsid w:val="004F7D7F"/>
    <w:rsid w:val="0050129F"/>
    <w:rsid w:val="00510A4F"/>
    <w:rsid w:val="00513AE7"/>
    <w:rsid w:val="0051481B"/>
    <w:rsid w:val="00523DC8"/>
    <w:rsid w:val="005267C6"/>
    <w:rsid w:val="00540597"/>
    <w:rsid w:val="00541E93"/>
    <w:rsid w:val="00546CB4"/>
    <w:rsid w:val="0054774B"/>
    <w:rsid w:val="00551AC6"/>
    <w:rsid w:val="0056521D"/>
    <w:rsid w:val="00576D4A"/>
    <w:rsid w:val="0058185D"/>
    <w:rsid w:val="005818BB"/>
    <w:rsid w:val="00581C5C"/>
    <w:rsid w:val="0058789A"/>
    <w:rsid w:val="00592E97"/>
    <w:rsid w:val="00596A29"/>
    <w:rsid w:val="005B3FA6"/>
    <w:rsid w:val="005C3B3D"/>
    <w:rsid w:val="005C7465"/>
    <w:rsid w:val="005D63C1"/>
    <w:rsid w:val="005E09DB"/>
    <w:rsid w:val="005E778D"/>
    <w:rsid w:val="005F40E3"/>
    <w:rsid w:val="00600999"/>
    <w:rsid w:val="00607F8B"/>
    <w:rsid w:val="006103B1"/>
    <w:rsid w:val="006367F4"/>
    <w:rsid w:val="006448F2"/>
    <w:rsid w:val="00647F7E"/>
    <w:rsid w:val="00652668"/>
    <w:rsid w:val="00653E8D"/>
    <w:rsid w:val="00656439"/>
    <w:rsid w:val="006629BD"/>
    <w:rsid w:val="00676132"/>
    <w:rsid w:val="00681805"/>
    <w:rsid w:val="00691EC5"/>
    <w:rsid w:val="00693445"/>
    <w:rsid w:val="006A6CA1"/>
    <w:rsid w:val="006C633A"/>
    <w:rsid w:val="006D5245"/>
    <w:rsid w:val="006E10D7"/>
    <w:rsid w:val="00701492"/>
    <w:rsid w:val="00716769"/>
    <w:rsid w:val="007207AD"/>
    <w:rsid w:val="0072587B"/>
    <w:rsid w:val="007376C8"/>
    <w:rsid w:val="00741BA5"/>
    <w:rsid w:val="00744048"/>
    <w:rsid w:val="007541AF"/>
    <w:rsid w:val="00765872"/>
    <w:rsid w:val="00766025"/>
    <w:rsid w:val="00766F01"/>
    <w:rsid w:val="00774FF3"/>
    <w:rsid w:val="00775C30"/>
    <w:rsid w:val="007767C3"/>
    <w:rsid w:val="00781353"/>
    <w:rsid w:val="0078153D"/>
    <w:rsid w:val="007839DF"/>
    <w:rsid w:val="00787985"/>
    <w:rsid w:val="007A46DC"/>
    <w:rsid w:val="007B0CCE"/>
    <w:rsid w:val="007B6085"/>
    <w:rsid w:val="007D0284"/>
    <w:rsid w:val="007D0DB4"/>
    <w:rsid w:val="007D4495"/>
    <w:rsid w:val="007E2645"/>
    <w:rsid w:val="007E2A67"/>
    <w:rsid w:val="007E3DEB"/>
    <w:rsid w:val="007E5C14"/>
    <w:rsid w:val="007F109E"/>
    <w:rsid w:val="00812FE6"/>
    <w:rsid w:val="008232F9"/>
    <w:rsid w:val="00826923"/>
    <w:rsid w:val="0083431C"/>
    <w:rsid w:val="00835BF1"/>
    <w:rsid w:val="00850DB0"/>
    <w:rsid w:val="008637A0"/>
    <w:rsid w:val="00864ABC"/>
    <w:rsid w:val="00867759"/>
    <w:rsid w:val="008A0178"/>
    <w:rsid w:val="008B0A79"/>
    <w:rsid w:val="008B1390"/>
    <w:rsid w:val="008B61A1"/>
    <w:rsid w:val="008B66ED"/>
    <w:rsid w:val="008C0542"/>
    <w:rsid w:val="008C7E54"/>
    <w:rsid w:val="008D1D67"/>
    <w:rsid w:val="008D1D7B"/>
    <w:rsid w:val="008E03DA"/>
    <w:rsid w:val="008E3061"/>
    <w:rsid w:val="008E7208"/>
    <w:rsid w:val="00903B06"/>
    <w:rsid w:val="00905EAE"/>
    <w:rsid w:val="00911FA8"/>
    <w:rsid w:val="009216E1"/>
    <w:rsid w:val="00933381"/>
    <w:rsid w:val="009376C6"/>
    <w:rsid w:val="009555BD"/>
    <w:rsid w:val="00965829"/>
    <w:rsid w:val="0096687A"/>
    <w:rsid w:val="00970EFA"/>
    <w:rsid w:val="0097396A"/>
    <w:rsid w:val="009871EB"/>
    <w:rsid w:val="00987C87"/>
    <w:rsid w:val="00992FFE"/>
    <w:rsid w:val="00995CC1"/>
    <w:rsid w:val="009A11E7"/>
    <w:rsid w:val="009A52F5"/>
    <w:rsid w:val="009B4090"/>
    <w:rsid w:val="009B7ACF"/>
    <w:rsid w:val="009C0849"/>
    <w:rsid w:val="009C0F06"/>
    <w:rsid w:val="009C46A1"/>
    <w:rsid w:val="009F714B"/>
    <w:rsid w:val="009F7415"/>
    <w:rsid w:val="00A0585D"/>
    <w:rsid w:val="00A07B13"/>
    <w:rsid w:val="00A124A7"/>
    <w:rsid w:val="00A13F25"/>
    <w:rsid w:val="00A13F9F"/>
    <w:rsid w:val="00A179E0"/>
    <w:rsid w:val="00A20788"/>
    <w:rsid w:val="00A27E81"/>
    <w:rsid w:val="00A373BE"/>
    <w:rsid w:val="00A43FD6"/>
    <w:rsid w:val="00A45664"/>
    <w:rsid w:val="00A52B3F"/>
    <w:rsid w:val="00A60322"/>
    <w:rsid w:val="00A66E8B"/>
    <w:rsid w:val="00A715E0"/>
    <w:rsid w:val="00A725B4"/>
    <w:rsid w:val="00A82456"/>
    <w:rsid w:val="00A92C27"/>
    <w:rsid w:val="00A9713B"/>
    <w:rsid w:val="00AA0E89"/>
    <w:rsid w:val="00AB1DE7"/>
    <w:rsid w:val="00AC0809"/>
    <w:rsid w:val="00AC7083"/>
    <w:rsid w:val="00AD4015"/>
    <w:rsid w:val="00AE02A6"/>
    <w:rsid w:val="00AE2E0D"/>
    <w:rsid w:val="00AE2EA7"/>
    <w:rsid w:val="00AE64CB"/>
    <w:rsid w:val="00AF166F"/>
    <w:rsid w:val="00B013F3"/>
    <w:rsid w:val="00B074A5"/>
    <w:rsid w:val="00B17266"/>
    <w:rsid w:val="00B373BE"/>
    <w:rsid w:val="00B423F9"/>
    <w:rsid w:val="00B43B5C"/>
    <w:rsid w:val="00B4528C"/>
    <w:rsid w:val="00B457BD"/>
    <w:rsid w:val="00B50CDB"/>
    <w:rsid w:val="00B66117"/>
    <w:rsid w:val="00B8014D"/>
    <w:rsid w:val="00B86C70"/>
    <w:rsid w:val="00BB52EE"/>
    <w:rsid w:val="00BC543E"/>
    <w:rsid w:val="00BC5A81"/>
    <w:rsid w:val="00BD3EF8"/>
    <w:rsid w:val="00BE0A31"/>
    <w:rsid w:val="00BF4299"/>
    <w:rsid w:val="00C03942"/>
    <w:rsid w:val="00C1344B"/>
    <w:rsid w:val="00C145F6"/>
    <w:rsid w:val="00C17EBE"/>
    <w:rsid w:val="00C2504C"/>
    <w:rsid w:val="00C3027E"/>
    <w:rsid w:val="00C64F2E"/>
    <w:rsid w:val="00C76470"/>
    <w:rsid w:val="00C82695"/>
    <w:rsid w:val="00C85656"/>
    <w:rsid w:val="00C921E9"/>
    <w:rsid w:val="00CA1826"/>
    <w:rsid w:val="00CA6896"/>
    <w:rsid w:val="00CB025C"/>
    <w:rsid w:val="00CC0BFE"/>
    <w:rsid w:val="00CC0FB1"/>
    <w:rsid w:val="00CE4683"/>
    <w:rsid w:val="00CF1666"/>
    <w:rsid w:val="00CF24B5"/>
    <w:rsid w:val="00CF278F"/>
    <w:rsid w:val="00D008BE"/>
    <w:rsid w:val="00D074C1"/>
    <w:rsid w:val="00D10074"/>
    <w:rsid w:val="00D130F9"/>
    <w:rsid w:val="00D16FF4"/>
    <w:rsid w:val="00D20B41"/>
    <w:rsid w:val="00D25A0B"/>
    <w:rsid w:val="00D3108A"/>
    <w:rsid w:val="00D34791"/>
    <w:rsid w:val="00D42F10"/>
    <w:rsid w:val="00D47F15"/>
    <w:rsid w:val="00D578E5"/>
    <w:rsid w:val="00D65FAF"/>
    <w:rsid w:val="00D7044F"/>
    <w:rsid w:val="00D71E9A"/>
    <w:rsid w:val="00D75558"/>
    <w:rsid w:val="00D812BE"/>
    <w:rsid w:val="00D914CA"/>
    <w:rsid w:val="00D963A2"/>
    <w:rsid w:val="00DA69B2"/>
    <w:rsid w:val="00DB7E04"/>
    <w:rsid w:val="00DC0646"/>
    <w:rsid w:val="00DC0E8F"/>
    <w:rsid w:val="00DC3955"/>
    <w:rsid w:val="00DD3222"/>
    <w:rsid w:val="00DD586A"/>
    <w:rsid w:val="00DF76CC"/>
    <w:rsid w:val="00E118A5"/>
    <w:rsid w:val="00E22800"/>
    <w:rsid w:val="00E35FA9"/>
    <w:rsid w:val="00E44AD1"/>
    <w:rsid w:val="00E450DE"/>
    <w:rsid w:val="00E4721D"/>
    <w:rsid w:val="00E479D0"/>
    <w:rsid w:val="00E53174"/>
    <w:rsid w:val="00E649BC"/>
    <w:rsid w:val="00E87453"/>
    <w:rsid w:val="00E97FAB"/>
    <w:rsid w:val="00EA3E99"/>
    <w:rsid w:val="00EA4889"/>
    <w:rsid w:val="00EA72A2"/>
    <w:rsid w:val="00EA7C05"/>
    <w:rsid w:val="00EC0834"/>
    <w:rsid w:val="00ED272E"/>
    <w:rsid w:val="00EE6D89"/>
    <w:rsid w:val="00EF5A14"/>
    <w:rsid w:val="00F019EC"/>
    <w:rsid w:val="00F0566A"/>
    <w:rsid w:val="00F17786"/>
    <w:rsid w:val="00F22D8E"/>
    <w:rsid w:val="00F32402"/>
    <w:rsid w:val="00F412EC"/>
    <w:rsid w:val="00F613C3"/>
    <w:rsid w:val="00F63815"/>
    <w:rsid w:val="00F66B50"/>
    <w:rsid w:val="00F72694"/>
    <w:rsid w:val="00FB5FF4"/>
    <w:rsid w:val="00FB6507"/>
    <w:rsid w:val="00FB74FD"/>
    <w:rsid w:val="00FC2693"/>
    <w:rsid w:val="00FD7370"/>
    <w:rsid w:val="00FF27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F954B"/>
  <w15:chartTrackingRefBased/>
  <w15:docId w15:val="{E44255D1-A473-4EB7-BB91-046E5AF8B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B61A1"/>
  </w:style>
  <w:style w:type="paragraph" w:styleId="Heading1">
    <w:name w:val="heading 1"/>
    <w:basedOn w:val="Normal"/>
    <w:next w:val="DSWNormal"/>
    <w:link w:val="Heading1Char"/>
    <w:uiPriority w:val="3"/>
    <w:qFormat/>
    <w:rsid w:val="008B61A1"/>
    <w:pPr>
      <w:keepNext/>
      <w:keepLines/>
      <w:pBdr>
        <w:bottom w:val="single" w:sz="12" w:space="1" w:color="E4007E"/>
      </w:pBdr>
      <w:spacing w:before="240" w:after="240" w:line="240" w:lineRule="auto"/>
      <w:jc w:val="both"/>
      <w:outlineLvl w:val="0"/>
    </w:pPr>
    <w:rPr>
      <w:rFonts w:ascii="Avenir LT Std 45 Book" w:eastAsiaTheme="majorEastAsia" w:hAnsi="Avenir LT Std 45 Book" w:cstheme="majorBidi"/>
      <w:b/>
      <w:color w:val="E4007E"/>
      <w:sz w:val="24"/>
      <w:szCs w:val="32"/>
    </w:rPr>
  </w:style>
  <w:style w:type="paragraph" w:styleId="Heading2">
    <w:name w:val="heading 2"/>
    <w:basedOn w:val="Heading1"/>
    <w:next w:val="DSWNormal"/>
    <w:link w:val="Heading2Char"/>
    <w:uiPriority w:val="4"/>
    <w:unhideWhenUsed/>
    <w:qFormat/>
    <w:rsid w:val="00EC0834"/>
    <w:pPr>
      <w:pBdr>
        <w:bottom w:val="none" w:sz="0" w:space="0" w:color="auto"/>
      </w:pBdr>
      <w:outlineLvl w:val="1"/>
    </w:pPr>
    <w:rPr>
      <w:szCs w:val="26"/>
    </w:rPr>
  </w:style>
  <w:style w:type="paragraph" w:styleId="Heading3">
    <w:name w:val="heading 3"/>
    <w:basedOn w:val="Heading2"/>
    <w:next w:val="DSWNormal"/>
    <w:link w:val="Heading3Char"/>
    <w:uiPriority w:val="5"/>
    <w:unhideWhenUsed/>
    <w:qFormat/>
    <w:rsid w:val="00EC0834"/>
    <w:pPr>
      <w:spacing w:before="120" w:after="120"/>
      <w:outlineLvl w:val="2"/>
    </w:pPr>
    <w:rPr>
      <w:sz w:val="2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TopHeader">
    <w:name w:val="Left &amp; Top Header"/>
    <w:basedOn w:val="TableNormal"/>
    <w:uiPriority w:val="99"/>
    <w:rsid w:val="008B61A1"/>
    <w:pPr>
      <w:spacing w:after="0" w:line="240" w:lineRule="auto"/>
    </w:pPr>
    <w:rPr>
      <w:rFonts w:ascii="Avenir LT Std 45 Book" w:hAnsi="Avenir LT Std 45 Book"/>
      <w:color w:val="4C4D4F"/>
      <w:sz w:val="18"/>
    </w:rPr>
    <w:tblPr>
      <w:tblStyleRowBandSize w:val="1"/>
      <w:tblBorders>
        <w:insideH w:val="single" w:sz="4" w:space="0" w:color="D0CECE"/>
        <w:insideV w:val="single" w:sz="4" w:space="0" w:color="D0CECE"/>
      </w:tblBorders>
    </w:tblPr>
    <w:tcPr>
      <w:vAlign w:val="center"/>
    </w:tcPr>
    <w:tblStylePr w:type="firstRow">
      <w:pPr>
        <w:jc w:val="center"/>
      </w:pPr>
      <w:rPr>
        <w:rFonts w:ascii="Avenir LT Std 45 Book" w:hAnsi="Avenir LT Std 45 Book"/>
        <w:b/>
        <w:color w:val="FFFFFF" w:themeColor="background1"/>
        <w:sz w:val="20"/>
      </w:rPr>
      <w:tblPr/>
      <w:tcPr>
        <w:shd w:val="clear" w:color="auto" w:fill="1C0E31"/>
      </w:tcPr>
    </w:tblStylePr>
    <w:tblStylePr w:type="firstCol">
      <w:pPr>
        <w:jc w:val="center"/>
      </w:pPr>
      <w:rPr>
        <w:rFonts w:ascii="Avenir LT Std 45 Book" w:hAnsi="Avenir LT Std 45 Book"/>
        <w:b/>
        <w:color w:val="FFFFFF" w:themeColor="background1"/>
        <w:sz w:val="20"/>
      </w:rPr>
      <w:tblPr/>
      <w:tcPr>
        <w:shd w:val="clear" w:color="auto" w:fill="1C0E31"/>
      </w:tcPr>
    </w:tblStylePr>
    <w:tblStylePr w:type="band1Horz">
      <w:rPr>
        <w:rFonts w:ascii="Avenir LT Std 45 Book" w:hAnsi="Avenir LT Std 45 Book"/>
        <w:color w:val="4C4D4F"/>
        <w:sz w:val="20"/>
      </w:rPr>
      <w:tblPr/>
      <w:tcPr>
        <w:shd w:val="clear" w:color="auto" w:fill="F3F3F3"/>
      </w:tcPr>
    </w:tblStylePr>
    <w:tblStylePr w:type="band2Horz">
      <w:rPr>
        <w:rFonts w:ascii="Avenir LT Std 45 Book" w:hAnsi="Avenir LT Std 45 Book"/>
        <w:color w:val="4C4D4F"/>
        <w:sz w:val="20"/>
      </w:rPr>
      <w:tblPr/>
      <w:tcPr>
        <w:shd w:val="clear" w:color="auto" w:fill="D9D9D9"/>
      </w:tcPr>
    </w:tblStylePr>
    <w:tblStylePr w:type="nwCell">
      <w:tblPr/>
      <w:tcPr>
        <w:tcBorders>
          <w:bottom w:val="nil"/>
          <w:right w:val="nil"/>
        </w:tcBorders>
        <w:shd w:val="clear" w:color="auto" w:fill="FFFFFF" w:themeFill="background1"/>
      </w:tcPr>
    </w:tblStylePr>
  </w:style>
  <w:style w:type="table" w:customStyle="1" w:styleId="LeftHeader">
    <w:name w:val="Left Header"/>
    <w:basedOn w:val="TableNormal"/>
    <w:uiPriority w:val="99"/>
    <w:rsid w:val="008B61A1"/>
    <w:pPr>
      <w:spacing w:after="0" w:line="240" w:lineRule="auto"/>
    </w:pPr>
    <w:rPr>
      <w:rFonts w:ascii="Avenir LT Std 45 Book" w:hAnsi="Avenir LT Std 45 Book"/>
      <w:color w:val="4C4D4F"/>
      <w:sz w:val="18"/>
    </w:rPr>
    <w:tblPr>
      <w:tblStyleRowBandSize w:val="1"/>
      <w:tblBorders>
        <w:insideH w:val="single" w:sz="4" w:space="0" w:color="D0CECE"/>
        <w:insideV w:val="single" w:sz="4" w:space="0" w:color="D0CECE"/>
      </w:tblBorders>
    </w:tblPr>
    <w:tcPr>
      <w:vAlign w:val="center"/>
    </w:tcPr>
    <w:tblStylePr w:type="firstCol">
      <w:pPr>
        <w:jc w:val="center"/>
      </w:pPr>
      <w:rPr>
        <w:rFonts w:ascii="Avenir LT Std 45 Book" w:hAnsi="Avenir LT Std 45 Book"/>
        <w:b/>
        <w:color w:val="FFFFFF" w:themeColor="background1"/>
        <w:sz w:val="20"/>
      </w:rPr>
      <w:tblPr/>
      <w:tcPr>
        <w:shd w:val="clear" w:color="auto" w:fill="1C0E31"/>
      </w:tcPr>
    </w:tblStylePr>
    <w:tblStylePr w:type="band1Horz">
      <w:rPr>
        <w:rFonts w:ascii="Avenir LT Std 45 Book" w:hAnsi="Avenir LT Std 45 Book"/>
        <w:sz w:val="20"/>
      </w:rPr>
      <w:tblPr/>
      <w:tcPr>
        <w:shd w:val="clear" w:color="auto" w:fill="F3F3F3"/>
      </w:tcPr>
    </w:tblStylePr>
    <w:tblStylePr w:type="band2Horz">
      <w:rPr>
        <w:rFonts w:ascii="Avenir LT Std 45 Book" w:hAnsi="Avenir LT Std 45 Book"/>
        <w:sz w:val="20"/>
      </w:rPr>
      <w:tblPr/>
      <w:tcPr>
        <w:shd w:val="clear" w:color="auto" w:fill="D9D9D9"/>
      </w:tcPr>
    </w:tblStylePr>
  </w:style>
  <w:style w:type="table" w:customStyle="1" w:styleId="Style1">
    <w:name w:val="Style1"/>
    <w:basedOn w:val="TableNormal"/>
    <w:uiPriority w:val="99"/>
    <w:rsid w:val="008B61A1"/>
    <w:pPr>
      <w:spacing w:after="0" w:line="240" w:lineRule="auto"/>
    </w:pPr>
    <w:rPr>
      <w:rFonts w:ascii="Avenir LT Std 45 Book" w:hAnsi="Avenir LT Std 45 Book"/>
      <w:color w:val="4C4D4F"/>
      <w:sz w:val="18"/>
    </w:rPr>
    <w:tblPr>
      <w:tblStyleRowBandSize w:val="1"/>
      <w:tblBorders>
        <w:insideH w:val="single" w:sz="4" w:space="0" w:color="D0CECE"/>
        <w:insideV w:val="single" w:sz="4" w:space="0" w:color="D0CECE"/>
      </w:tblBorders>
    </w:tblPr>
    <w:tcPr>
      <w:vAlign w:val="center"/>
    </w:tcPr>
    <w:tblStylePr w:type="firstRow">
      <w:pPr>
        <w:jc w:val="center"/>
      </w:pPr>
      <w:rPr>
        <w:rFonts w:ascii="Avenir LT Std 45 Book" w:hAnsi="Avenir LT Std 45 Book"/>
        <w:b/>
        <w:color w:val="FFFFFF" w:themeColor="background1"/>
        <w:sz w:val="20"/>
      </w:rPr>
      <w:tblPr/>
      <w:tcPr>
        <w:shd w:val="clear" w:color="auto" w:fill="1C0E31"/>
      </w:tcPr>
    </w:tblStylePr>
    <w:tblStylePr w:type="band1Horz">
      <w:rPr>
        <w:rFonts w:ascii="Avenir LT Std 45 Book" w:hAnsi="Avenir LT Std 45 Book"/>
        <w:sz w:val="20"/>
      </w:rPr>
      <w:tblPr/>
      <w:tcPr>
        <w:shd w:val="clear" w:color="auto" w:fill="F3F3F3"/>
      </w:tcPr>
    </w:tblStylePr>
    <w:tblStylePr w:type="band2Horz">
      <w:rPr>
        <w:rFonts w:ascii="Avenir LT Std 45 Book" w:hAnsi="Avenir LT Std 45 Book"/>
        <w:sz w:val="20"/>
      </w:rPr>
      <w:tblPr/>
      <w:tcPr>
        <w:shd w:val="clear" w:color="auto" w:fill="D9D9D9"/>
      </w:tcPr>
    </w:tblStylePr>
  </w:style>
  <w:style w:type="paragraph" w:styleId="Header">
    <w:name w:val="header"/>
    <w:basedOn w:val="Normal"/>
    <w:link w:val="HeaderChar"/>
    <w:uiPriority w:val="99"/>
    <w:unhideWhenUsed/>
    <w:rsid w:val="00E228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800"/>
  </w:style>
  <w:style w:type="paragraph" w:styleId="Footer">
    <w:name w:val="footer"/>
    <w:basedOn w:val="Normal"/>
    <w:link w:val="FooterChar"/>
    <w:uiPriority w:val="99"/>
    <w:unhideWhenUsed/>
    <w:rsid w:val="00E228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800"/>
  </w:style>
  <w:style w:type="character" w:customStyle="1" w:styleId="Heading1Char">
    <w:name w:val="Heading 1 Char"/>
    <w:basedOn w:val="DefaultParagraphFont"/>
    <w:link w:val="Heading1"/>
    <w:uiPriority w:val="3"/>
    <w:rsid w:val="008B61A1"/>
    <w:rPr>
      <w:rFonts w:ascii="Avenir LT Std 45 Book" w:eastAsiaTheme="majorEastAsia" w:hAnsi="Avenir LT Std 45 Book" w:cstheme="majorBidi"/>
      <w:b/>
      <w:color w:val="E4007E"/>
      <w:sz w:val="24"/>
      <w:szCs w:val="32"/>
    </w:rPr>
  </w:style>
  <w:style w:type="character" w:styleId="Hyperlink">
    <w:name w:val="Hyperlink"/>
    <w:basedOn w:val="DefaultParagraphFont"/>
    <w:uiPriority w:val="99"/>
    <w:unhideWhenUsed/>
    <w:rsid w:val="006367F4"/>
    <w:rPr>
      <w:rFonts w:ascii="Avenir LT Std 45 Book" w:hAnsi="Avenir LT Std 45 Book"/>
      <w:color w:val="E4007E"/>
      <w:sz w:val="20"/>
      <w:u w:val="single"/>
    </w:rPr>
  </w:style>
  <w:style w:type="paragraph" w:styleId="TOC1">
    <w:name w:val="toc 1"/>
    <w:basedOn w:val="Normal"/>
    <w:next w:val="Normal"/>
    <w:autoRedefine/>
    <w:uiPriority w:val="39"/>
    <w:unhideWhenUsed/>
    <w:rsid w:val="00F019EC"/>
    <w:pPr>
      <w:tabs>
        <w:tab w:val="right" w:pos="9016"/>
      </w:tabs>
      <w:spacing w:after="240" w:line="240" w:lineRule="auto"/>
    </w:pPr>
    <w:rPr>
      <w:rFonts w:ascii="Avenir LT Std 45 Book" w:hAnsi="Avenir LT Std 45 Book"/>
      <w:b/>
      <w:color w:val="4C4D4F"/>
      <w:sz w:val="24"/>
    </w:rPr>
  </w:style>
  <w:style w:type="paragraph" w:customStyle="1" w:styleId="DSWNormal">
    <w:name w:val="DSW Normal"/>
    <w:basedOn w:val="Normal"/>
    <w:link w:val="DSWNormalChar"/>
    <w:qFormat/>
    <w:rsid w:val="00933381"/>
    <w:pPr>
      <w:spacing w:after="0" w:line="240" w:lineRule="auto"/>
      <w:jc w:val="both"/>
    </w:pPr>
    <w:rPr>
      <w:rFonts w:ascii="Avenir LT Std 45 Book" w:hAnsi="Avenir LT Std 45 Book"/>
      <w:color w:val="4C4D4F"/>
      <w:sz w:val="20"/>
    </w:rPr>
  </w:style>
  <w:style w:type="paragraph" w:styleId="Title">
    <w:name w:val="Title"/>
    <w:basedOn w:val="DSWNormal"/>
    <w:next w:val="DSWNormal"/>
    <w:link w:val="TitleChar"/>
    <w:uiPriority w:val="2"/>
    <w:qFormat/>
    <w:rsid w:val="00933381"/>
    <w:pPr>
      <w:spacing w:after="240"/>
      <w:jc w:val="left"/>
    </w:pPr>
    <w:rPr>
      <w:rFonts w:eastAsiaTheme="majorEastAsia" w:cstheme="majorBidi"/>
      <w:b/>
      <w:spacing w:val="-10"/>
      <w:kern w:val="28"/>
      <w:sz w:val="32"/>
      <w:szCs w:val="56"/>
    </w:rPr>
  </w:style>
  <w:style w:type="character" w:customStyle="1" w:styleId="DSWNormalChar">
    <w:name w:val="DSW Normal Char"/>
    <w:basedOn w:val="DefaultParagraphFont"/>
    <w:link w:val="DSWNormal"/>
    <w:rsid w:val="00933381"/>
    <w:rPr>
      <w:rFonts w:ascii="Avenir LT Std 45 Book" w:hAnsi="Avenir LT Std 45 Book"/>
      <w:color w:val="4C4D4F"/>
      <w:sz w:val="20"/>
    </w:rPr>
  </w:style>
  <w:style w:type="character" w:customStyle="1" w:styleId="TitleChar">
    <w:name w:val="Title Char"/>
    <w:basedOn w:val="DefaultParagraphFont"/>
    <w:link w:val="Title"/>
    <w:uiPriority w:val="2"/>
    <w:rsid w:val="00933381"/>
    <w:rPr>
      <w:rFonts w:ascii="Avenir LT Std 45 Book" w:eastAsiaTheme="majorEastAsia" w:hAnsi="Avenir LT Std 45 Book" w:cstheme="majorBidi"/>
      <w:b/>
      <w:color w:val="4C4D4F"/>
      <w:spacing w:val="-10"/>
      <w:kern w:val="28"/>
      <w:sz w:val="32"/>
      <w:szCs w:val="56"/>
    </w:rPr>
  </w:style>
  <w:style w:type="paragraph" w:styleId="ListParagraph">
    <w:name w:val="List Paragraph"/>
    <w:basedOn w:val="Normal"/>
    <w:uiPriority w:val="1"/>
    <w:qFormat/>
    <w:rsid w:val="00933381"/>
    <w:pPr>
      <w:ind w:left="720"/>
      <w:contextualSpacing/>
    </w:pPr>
  </w:style>
  <w:style w:type="paragraph" w:customStyle="1" w:styleId="BoldNormal">
    <w:name w:val="Bold Normal"/>
    <w:basedOn w:val="DSWNormal"/>
    <w:next w:val="DSWNormal"/>
    <w:uiPriority w:val="1"/>
    <w:qFormat/>
    <w:rsid w:val="00933381"/>
    <w:rPr>
      <w:b/>
      <w:color w:val="000000" w:themeColor="text1"/>
    </w:rPr>
  </w:style>
  <w:style w:type="character" w:customStyle="1" w:styleId="Heading2Char">
    <w:name w:val="Heading 2 Char"/>
    <w:basedOn w:val="DefaultParagraphFont"/>
    <w:link w:val="Heading2"/>
    <w:uiPriority w:val="4"/>
    <w:rsid w:val="00EC0834"/>
    <w:rPr>
      <w:rFonts w:ascii="Avenir LT Std 45 Book" w:eastAsiaTheme="majorEastAsia" w:hAnsi="Avenir LT Std 45 Book" w:cstheme="majorBidi"/>
      <w:b/>
      <w:color w:val="20409A"/>
      <w:sz w:val="24"/>
      <w:szCs w:val="26"/>
    </w:rPr>
  </w:style>
  <w:style w:type="character" w:customStyle="1" w:styleId="Heading3Char">
    <w:name w:val="Heading 3 Char"/>
    <w:basedOn w:val="DefaultParagraphFont"/>
    <w:link w:val="Heading3"/>
    <w:uiPriority w:val="5"/>
    <w:rsid w:val="00EC0834"/>
    <w:rPr>
      <w:rFonts w:ascii="Avenir LT Std 45 Book" w:eastAsiaTheme="majorEastAsia" w:hAnsi="Avenir LT Std 45 Book" w:cstheme="majorBidi"/>
      <w:b/>
      <w:color w:val="20409A"/>
      <w:sz w:val="20"/>
      <w:szCs w:val="24"/>
    </w:rPr>
  </w:style>
  <w:style w:type="paragraph" w:customStyle="1" w:styleId="DotBullet">
    <w:name w:val="Dot Bullet"/>
    <w:basedOn w:val="DSWNormal"/>
    <w:uiPriority w:val="6"/>
    <w:qFormat/>
    <w:rsid w:val="006448F2"/>
    <w:pPr>
      <w:numPr>
        <w:numId w:val="1"/>
      </w:numPr>
      <w:outlineLvl w:val="0"/>
    </w:pPr>
  </w:style>
  <w:style w:type="paragraph" w:customStyle="1" w:styleId="DotSubBullet">
    <w:name w:val="Dot Sub Bullet"/>
    <w:basedOn w:val="DotBullet"/>
    <w:uiPriority w:val="7"/>
    <w:qFormat/>
    <w:rsid w:val="006448F2"/>
    <w:pPr>
      <w:numPr>
        <w:numId w:val="2"/>
      </w:numPr>
      <w:outlineLvl w:val="1"/>
    </w:pPr>
  </w:style>
  <w:style w:type="paragraph" w:customStyle="1" w:styleId="LetterBullet">
    <w:name w:val="Letter Bullet"/>
    <w:basedOn w:val="DSWNormal"/>
    <w:uiPriority w:val="8"/>
    <w:qFormat/>
    <w:rsid w:val="005F40E3"/>
    <w:pPr>
      <w:numPr>
        <w:numId w:val="4"/>
      </w:numPr>
    </w:pPr>
  </w:style>
  <w:style w:type="paragraph" w:customStyle="1" w:styleId="LetterSubBullet">
    <w:name w:val="Letter Sub Bullet"/>
    <w:basedOn w:val="LetterBullet"/>
    <w:uiPriority w:val="9"/>
    <w:qFormat/>
    <w:rsid w:val="006448F2"/>
    <w:pPr>
      <w:numPr>
        <w:numId w:val="5"/>
      </w:numPr>
    </w:pPr>
  </w:style>
  <w:style w:type="paragraph" w:customStyle="1" w:styleId="NumberBullet">
    <w:name w:val="Number Bullet"/>
    <w:basedOn w:val="DotBullet"/>
    <w:uiPriority w:val="10"/>
    <w:qFormat/>
    <w:rsid w:val="006448F2"/>
    <w:pPr>
      <w:numPr>
        <w:numId w:val="6"/>
      </w:numPr>
    </w:pPr>
  </w:style>
  <w:style w:type="paragraph" w:customStyle="1" w:styleId="NumberSubBullet">
    <w:name w:val="Number Sub Bullet"/>
    <w:basedOn w:val="NumberBullet"/>
    <w:uiPriority w:val="10"/>
    <w:qFormat/>
    <w:rsid w:val="006448F2"/>
    <w:pPr>
      <w:numPr>
        <w:numId w:val="7"/>
      </w:numPr>
      <w:outlineLvl w:val="1"/>
    </w:pPr>
  </w:style>
  <w:style w:type="paragraph" w:customStyle="1" w:styleId="DashSubBullet">
    <w:name w:val="Dash Sub Bullet"/>
    <w:basedOn w:val="LetterBullet"/>
    <w:uiPriority w:val="12"/>
    <w:qFormat/>
    <w:rsid w:val="006448F2"/>
    <w:pPr>
      <w:numPr>
        <w:numId w:val="8"/>
      </w:numPr>
      <w:outlineLvl w:val="1"/>
    </w:pPr>
  </w:style>
  <w:style w:type="paragraph" w:customStyle="1" w:styleId="FooterDSW">
    <w:name w:val="Footer DSW"/>
    <w:basedOn w:val="DSWNormal"/>
    <w:uiPriority w:val="13"/>
    <w:qFormat/>
    <w:rsid w:val="002E20D9"/>
    <w:pPr>
      <w:jc w:val="left"/>
    </w:pPr>
    <w:rPr>
      <w:b/>
      <w:color w:val="E4007E"/>
      <w:sz w:val="16"/>
    </w:rPr>
  </w:style>
  <w:style w:type="character" w:styleId="PlaceholderText">
    <w:name w:val="Placeholder Text"/>
    <w:basedOn w:val="DefaultParagraphFont"/>
    <w:uiPriority w:val="99"/>
    <w:semiHidden/>
    <w:rsid w:val="00DF76CC"/>
    <w:rPr>
      <w:color w:val="808080"/>
    </w:rPr>
  </w:style>
  <w:style w:type="character" w:customStyle="1" w:styleId="Style2">
    <w:name w:val="Style2"/>
    <w:basedOn w:val="DefaultParagraphFont"/>
    <w:uiPriority w:val="1"/>
    <w:rsid w:val="00DF76CC"/>
    <w:rPr>
      <w:rFonts w:ascii="Avenir LT Std 45 Book" w:hAnsi="Avenir LT Std 45 Book"/>
      <w:b/>
      <w:color w:val="FFFFFF" w:themeColor="background1"/>
      <w:sz w:val="48"/>
    </w:rPr>
  </w:style>
  <w:style w:type="paragraph" w:styleId="TOC2">
    <w:name w:val="toc 2"/>
    <w:basedOn w:val="Normal"/>
    <w:next w:val="Normal"/>
    <w:autoRedefine/>
    <w:uiPriority w:val="39"/>
    <w:unhideWhenUsed/>
    <w:rsid w:val="00744048"/>
    <w:pPr>
      <w:spacing w:before="120" w:after="120"/>
      <w:ind w:left="221"/>
    </w:pPr>
    <w:rPr>
      <w:rFonts w:ascii="Avenir LT Std 45 Book" w:hAnsi="Avenir LT Std 45 Book"/>
      <w:b/>
      <w:color w:val="4C4D4F"/>
      <w:sz w:val="20"/>
    </w:rPr>
  </w:style>
  <w:style w:type="paragraph" w:customStyle="1" w:styleId="Contents-Heading12">
    <w:name w:val="Contents - Heading 1 &amp; 2"/>
    <w:rsid w:val="004746F3"/>
    <w:pPr>
      <w:spacing w:after="0" w:line="240" w:lineRule="auto"/>
      <w:jc w:val="both"/>
    </w:pPr>
    <w:rPr>
      <w:rFonts w:ascii="Avenir LT Std 45 Book" w:hAnsi="Avenir LT Std 45 Book"/>
      <w:color w:val="4C4D4F"/>
      <w:sz w:val="20"/>
    </w:rPr>
  </w:style>
  <w:style w:type="paragraph" w:styleId="CommentText">
    <w:name w:val="annotation text"/>
    <w:basedOn w:val="Normal"/>
    <w:link w:val="CommentTextChar"/>
    <w:uiPriority w:val="99"/>
    <w:semiHidden/>
    <w:unhideWhenUsed/>
    <w:rsid w:val="00B373BE"/>
    <w:pPr>
      <w:spacing w:line="240" w:lineRule="auto"/>
    </w:pPr>
    <w:rPr>
      <w:sz w:val="20"/>
      <w:szCs w:val="20"/>
    </w:rPr>
  </w:style>
  <w:style w:type="character" w:customStyle="1" w:styleId="CommentTextChar">
    <w:name w:val="Comment Text Char"/>
    <w:basedOn w:val="DefaultParagraphFont"/>
    <w:link w:val="CommentText"/>
    <w:uiPriority w:val="99"/>
    <w:semiHidden/>
    <w:rsid w:val="00B373BE"/>
    <w:rPr>
      <w:sz w:val="20"/>
      <w:szCs w:val="20"/>
    </w:rPr>
  </w:style>
  <w:style w:type="paragraph" w:styleId="CommentSubject">
    <w:name w:val="annotation subject"/>
    <w:basedOn w:val="CommentText"/>
    <w:next w:val="CommentText"/>
    <w:link w:val="CommentSubjectChar"/>
    <w:uiPriority w:val="99"/>
    <w:semiHidden/>
    <w:unhideWhenUsed/>
    <w:rsid w:val="00B373BE"/>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B373BE"/>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B373BE"/>
    <w:rPr>
      <w:color w:val="605E5C"/>
      <w:shd w:val="clear" w:color="auto" w:fill="E1DFDD"/>
    </w:rPr>
  </w:style>
  <w:style w:type="paragraph" w:styleId="BodyText">
    <w:name w:val="Body Text"/>
    <w:basedOn w:val="Normal"/>
    <w:link w:val="BodyTextChar"/>
    <w:uiPriority w:val="1"/>
    <w:qFormat/>
    <w:rsid w:val="00B373BE"/>
    <w:pPr>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B373BE"/>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2551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51CF"/>
    <w:rPr>
      <w:rFonts w:ascii="Segoe UI" w:hAnsi="Segoe UI" w:cs="Segoe UI"/>
      <w:sz w:val="18"/>
      <w:szCs w:val="18"/>
    </w:rPr>
  </w:style>
  <w:style w:type="paragraph" w:styleId="NormalWeb">
    <w:name w:val="Normal (Web)"/>
    <w:basedOn w:val="Normal"/>
    <w:uiPriority w:val="99"/>
    <w:unhideWhenUsed/>
    <w:rsid w:val="00A715E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33BE8"/>
    <w:rPr>
      <w:sz w:val="16"/>
      <w:szCs w:val="16"/>
    </w:rPr>
  </w:style>
  <w:style w:type="paragraph" w:styleId="Revision">
    <w:name w:val="Revision"/>
    <w:hidden/>
    <w:uiPriority w:val="99"/>
    <w:semiHidden/>
    <w:rsid w:val="00774F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0719">
      <w:bodyDiv w:val="1"/>
      <w:marLeft w:val="0"/>
      <w:marRight w:val="0"/>
      <w:marTop w:val="0"/>
      <w:marBottom w:val="0"/>
      <w:divBdr>
        <w:top w:val="none" w:sz="0" w:space="0" w:color="auto"/>
        <w:left w:val="none" w:sz="0" w:space="0" w:color="auto"/>
        <w:bottom w:val="none" w:sz="0" w:space="0" w:color="auto"/>
        <w:right w:val="none" w:sz="0" w:space="0" w:color="auto"/>
      </w:divBdr>
    </w:div>
    <w:div w:id="212622604">
      <w:bodyDiv w:val="1"/>
      <w:marLeft w:val="0"/>
      <w:marRight w:val="0"/>
      <w:marTop w:val="0"/>
      <w:marBottom w:val="0"/>
      <w:divBdr>
        <w:top w:val="none" w:sz="0" w:space="0" w:color="auto"/>
        <w:left w:val="none" w:sz="0" w:space="0" w:color="auto"/>
        <w:bottom w:val="none" w:sz="0" w:space="0" w:color="auto"/>
        <w:right w:val="none" w:sz="0" w:space="0" w:color="auto"/>
      </w:divBdr>
    </w:div>
    <w:div w:id="494145746">
      <w:bodyDiv w:val="1"/>
      <w:marLeft w:val="0"/>
      <w:marRight w:val="0"/>
      <w:marTop w:val="0"/>
      <w:marBottom w:val="0"/>
      <w:divBdr>
        <w:top w:val="none" w:sz="0" w:space="0" w:color="auto"/>
        <w:left w:val="none" w:sz="0" w:space="0" w:color="auto"/>
        <w:bottom w:val="none" w:sz="0" w:space="0" w:color="auto"/>
        <w:right w:val="none" w:sz="0" w:space="0" w:color="auto"/>
      </w:divBdr>
    </w:div>
    <w:div w:id="666173453">
      <w:bodyDiv w:val="1"/>
      <w:marLeft w:val="0"/>
      <w:marRight w:val="0"/>
      <w:marTop w:val="0"/>
      <w:marBottom w:val="0"/>
      <w:divBdr>
        <w:top w:val="none" w:sz="0" w:space="0" w:color="auto"/>
        <w:left w:val="none" w:sz="0" w:space="0" w:color="auto"/>
        <w:bottom w:val="none" w:sz="0" w:space="0" w:color="auto"/>
        <w:right w:val="none" w:sz="0" w:space="0" w:color="auto"/>
      </w:divBdr>
    </w:div>
    <w:div w:id="714038481">
      <w:bodyDiv w:val="1"/>
      <w:marLeft w:val="0"/>
      <w:marRight w:val="0"/>
      <w:marTop w:val="0"/>
      <w:marBottom w:val="0"/>
      <w:divBdr>
        <w:top w:val="none" w:sz="0" w:space="0" w:color="auto"/>
        <w:left w:val="none" w:sz="0" w:space="0" w:color="auto"/>
        <w:bottom w:val="none" w:sz="0" w:space="0" w:color="auto"/>
        <w:right w:val="none" w:sz="0" w:space="0" w:color="auto"/>
      </w:divBdr>
    </w:div>
    <w:div w:id="781269692">
      <w:bodyDiv w:val="1"/>
      <w:marLeft w:val="0"/>
      <w:marRight w:val="0"/>
      <w:marTop w:val="0"/>
      <w:marBottom w:val="0"/>
      <w:divBdr>
        <w:top w:val="none" w:sz="0" w:space="0" w:color="auto"/>
        <w:left w:val="none" w:sz="0" w:space="0" w:color="auto"/>
        <w:bottom w:val="none" w:sz="0" w:space="0" w:color="auto"/>
        <w:right w:val="none" w:sz="0" w:space="0" w:color="auto"/>
      </w:divBdr>
    </w:div>
    <w:div w:id="925920336">
      <w:bodyDiv w:val="1"/>
      <w:marLeft w:val="0"/>
      <w:marRight w:val="0"/>
      <w:marTop w:val="0"/>
      <w:marBottom w:val="0"/>
      <w:divBdr>
        <w:top w:val="none" w:sz="0" w:space="0" w:color="auto"/>
        <w:left w:val="none" w:sz="0" w:space="0" w:color="auto"/>
        <w:bottom w:val="none" w:sz="0" w:space="0" w:color="auto"/>
        <w:right w:val="none" w:sz="0" w:space="0" w:color="auto"/>
      </w:divBdr>
    </w:div>
    <w:div w:id="1152797724">
      <w:bodyDiv w:val="1"/>
      <w:marLeft w:val="0"/>
      <w:marRight w:val="0"/>
      <w:marTop w:val="0"/>
      <w:marBottom w:val="0"/>
      <w:divBdr>
        <w:top w:val="none" w:sz="0" w:space="0" w:color="auto"/>
        <w:left w:val="none" w:sz="0" w:space="0" w:color="auto"/>
        <w:bottom w:val="none" w:sz="0" w:space="0" w:color="auto"/>
        <w:right w:val="none" w:sz="0" w:space="0" w:color="auto"/>
      </w:divBdr>
    </w:div>
    <w:div w:id="1252472226">
      <w:bodyDiv w:val="1"/>
      <w:marLeft w:val="0"/>
      <w:marRight w:val="0"/>
      <w:marTop w:val="0"/>
      <w:marBottom w:val="0"/>
      <w:divBdr>
        <w:top w:val="none" w:sz="0" w:space="0" w:color="auto"/>
        <w:left w:val="none" w:sz="0" w:space="0" w:color="auto"/>
        <w:bottom w:val="none" w:sz="0" w:space="0" w:color="auto"/>
        <w:right w:val="none" w:sz="0" w:space="0" w:color="auto"/>
      </w:divBdr>
    </w:div>
    <w:div w:id="1370759570">
      <w:bodyDiv w:val="1"/>
      <w:marLeft w:val="0"/>
      <w:marRight w:val="0"/>
      <w:marTop w:val="0"/>
      <w:marBottom w:val="0"/>
      <w:divBdr>
        <w:top w:val="none" w:sz="0" w:space="0" w:color="auto"/>
        <w:left w:val="none" w:sz="0" w:space="0" w:color="auto"/>
        <w:bottom w:val="none" w:sz="0" w:space="0" w:color="auto"/>
        <w:right w:val="none" w:sz="0" w:space="0" w:color="auto"/>
      </w:divBdr>
    </w:div>
    <w:div w:id="1446536378">
      <w:bodyDiv w:val="1"/>
      <w:marLeft w:val="0"/>
      <w:marRight w:val="0"/>
      <w:marTop w:val="0"/>
      <w:marBottom w:val="0"/>
      <w:divBdr>
        <w:top w:val="none" w:sz="0" w:space="0" w:color="auto"/>
        <w:left w:val="none" w:sz="0" w:space="0" w:color="auto"/>
        <w:bottom w:val="none" w:sz="0" w:space="0" w:color="auto"/>
        <w:right w:val="none" w:sz="0" w:space="0" w:color="auto"/>
      </w:divBdr>
    </w:div>
    <w:div w:id="1535846919">
      <w:bodyDiv w:val="1"/>
      <w:marLeft w:val="0"/>
      <w:marRight w:val="0"/>
      <w:marTop w:val="0"/>
      <w:marBottom w:val="0"/>
      <w:divBdr>
        <w:top w:val="none" w:sz="0" w:space="0" w:color="auto"/>
        <w:left w:val="none" w:sz="0" w:space="0" w:color="auto"/>
        <w:bottom w:val="none" w:sz="0" w:space="0" w:color="auto"/>
        <w:right w:val="none" w:sz="0" w:space="0" w:color="auto"/>
      </w:divBdr>
    </w:div>
    <w:div w:id="1723822630">
      <w:bodyDiv w:val="1"/>
      <w:marLeft w:val="0"/>
      <w:marRight w:val="0"/>
      <w:marTop w:val="0"/>
      <w:marBottom w:val="0"/>
      <w:divBdr>
        <w:top w:val="none" w:sz="0" w:space="0" w:color="auto"/>
        <w:left w:val="none" w:sz="0" w:space="0" w:color="auto"/>
        <w:bottom w:val="none" w:sz="0" w:space="0" w:color="auto"/>
        <w:right w:val="none" w:sz="0" w:space="0" w:color="auto"/>
      </w:divBdr>
    </w:div>
    <w:div w:id="1748764980">
      <w:bodyDiv w:val="1"/>
      <w:marLeft w:val="0"/>
      <w:marRight w:val="0"/>
      <w:marTop w:val="0"/>
      <w:marBottom w:val="0"/>
      <w:divBdr>
        <w:top w:val="none" w:sz="0" w:space="0" w:color="auto"/>
        <w:left w:val="none" w:sz="0" w:space="0" w:color="auto"/>
        <w:bottom w:val="none" w:sz="0" w:space="0" w:color="auto"/>
        <w:right w:val="none" w:sz="0" w:space="0" w:color="auto"/>
      </w:divBdr>
    </w:div>
    <w:div w:id="1962107634">
      <w:bodyDiv w:val="1"/>
      <w:marLeft w:val="0"/>
      <w:marRight w:val="0"/>
      <w:marTop w:val="0"/>
      <w:marBottom w:val="0"/>
      <w:divBdr>
        <w:top w:val="none" w:sz="0" w:space="0" w:color="auto"/>
        <w:left w:val="none" w:sz="0" w:space="0" w:color="auto"/>
        <w:bottom w:val="none" w:sz="0" w:space="0" w:color="auto"/>
        <w:right w:val="none" w:sz="0" w:space="0" w:color="auto"/>
      </w:divBdr>
    </w:div>
    <w:div w:id="2023890820">
      <w:bodyDiv w:val="1"/>
      <w:marLeft w:val="0"/>
      <w:marRight w:val="0"/>
      <w:marTop w:val="0"/>
      <w:marBottom w:val="0"/>
      <w:divBdr>
        <w:top w:val="none" w:sz="0" w:space="0" w:color="auto"/>
        <w:left w:val="none" w:sz="0" w:space="0" w:color="auto"/>
        <w:bottom w:val="none" w:sz="0" w:space="0" w:color="auto"/>
        <w:right w:val="none" w:sz="0" w:space="0" w:color="auto"/>
      </w:divBdr>
    </w:div>
    <w:div w:id="204783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2.wdp"/><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M:\Project%20Management\Project%20Rhino\Branding%20Refresh\House%20Style%20Templates\Word%20House%20Style%20Templates%20Jun%2017\DSW%20Apprenticeships%20(Portrai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BA7552CF744A8AA7925BAAD44C45E8"/>
        <w:category>
          <w:name w:val="General"/>
          <w:gallery w:val="placeholder"/>
        </w:category>
        <w:types>
          <w:type w:val="bbPlcHdr"/>
        </w:types>
        <w:behaviors>
          <w:behavior w:val="content"/>
        </w:behaviors>
        <w:guid w:val="{9DDD1D41-2100-4FDE-9767-1314F8162DBC}"/>
      </w:docPartPr>
      <w:docPartBody>
        <w:p w:rsidR="00045BA8" w:rsidRDefault="00C971C4" w:rsidP="00C971C4">
          <w:pPr>
            <w:pStyle w:val="31BA7552CF744A8AA7925BAAD44C45E8"/>
          </w:pPr>
          <w:r>
            <w:rPr>
              <w:rStyle w:val="Style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LT Std 45 Book">
    <w:altName w:val="Calibri"/>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1C4"/>
    <w:rsid w:val="00045BA8"/>
    <w:rsid w:val="000604B0"/>
    <w:rsid w:val="000B27BD"/>
    <w:rsid w:val="00146AE2"/>
    <w:rsid w:val="00210DE0"/>
    <w:rsid w:val="00493248"/>
    <w:rsid w:val="0056695B"/>
    <w:rsid w:val="006D2D73"/>
    <w:rsid w:val="006E10E6"/>
    <w:rsid w:val="00740939"/>
    <w:rsid w:val="007A72B3"/>
    <w:rsid w:val="00872781"/>
    <w:rsid w:val="009048C0"/>
    <w:rsid w:val="00914131"/>
    <w:rsid w:val="00A9213C"/>
    <w:rsid w:val="00B0343C"/>
    <w:rsid w:val="00C32781"/>
    <w:rsid w:val="00C61A60"/>
    <w:rsid w:val="00C65F31"/>
    <w:rsid w:val="00C971C4"/>
    <w:rsid w:val="00CE77D2"/>
    <w:rsid w:val="00D425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2">
    <w:name w:val="Style2"/>
    <w:basedOn w:val="DefaultParagraphFont"/>
    <w:uiPriority w:val="1"/>
    <w:rsid w:val="00C971C4"/>
    <w:rPr>
      <w:rFonts w:ascii="Avenir LT Std 45 Book" w:hAnsi="Avenir LT Std 45 Book"/>
      <w:b/>
      <w:color w:val="FFFFFF" w:themeColor="background1"/>
      <w:sz w:val="48"/>
    </w:rPr>
  </w:style>
  <w:style w:type="paragraph" w:customStyle="1" w:styleId="31BA7552CF744A8AA7925BAAD44C45E8">
    <w:name w:val="31BA7552CF744A8AA7925BAAD44C45E8"/>
    <w:rsid w:val="00C971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3158DF93F18F46BE1A30314AD6736E" ma:contentTypeVersion="8" ma:contentTypeDescription="Create a new document." ma:contentTypeScope="" ma:versionID="1ede448da6aaa55ea4c12821d5e27ff0">
  <xsd:schema xmlns:xsd="http://www.w3.org/2001/XMLSchema" xmlns:xs="http://www.w3.org/2001/XMLSchema" xmlns:p="http://schemas.microsoft.com/office/2006/metadata/properties" xmlns:ns2="6d61dba3-a6cc-4e94-b8fb-b6fef5cefa17" xmlns:ns3="bb2c1a0f-b486-4bc6-b5ab-a0b673ae3f59" targetNamespace="http://schemas.microsoft.com/office/2006/metadata/properties" ma:root="true" ma:fieldsID="9b4e7a2340de23f23307c34419022362" ns2:_="" ns3:_="">
    <xsd:import namespace="6d61dba3-a6cc-4e94-b8fb-b6fef5cefa17"/>
    <xsd:import namespace="bb2c1a0f-b486-4bc6-b5ab-a0b673ae3f59"/>
    <xsd:element name="properties">
      <xsd:complexType>
        <xsd:sequence>
          <xsd:element name="documentManagement">
            <xsd:complexType>
              <xsd:all>
                <xsd:element ref="ns2:Standard"/>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61dba3-a6cc-4e94-b8fb-b6fef5cefa17" elementFormDefault="qualified">
    <xsd:import namespace="http://schemas.microsoft.com/office/2006/documentManagement/types"/>
    <xsd:import namespace="http://schemas.microsoft.com/office/infopath/2007/PartnerControls"/>
    <xsd:element name="Standard" ma:index="8" ma:displayName="Standard" ma:list="{20ada5cd-026f-474a-917c-fae3610f44dd}" ma:internalName="Standard" ma:readOnly="false" ma:showField="Title">
      <xsd:simpleType>
        <xsd:restriction base="dms:Lookup"/>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c1a0f-b486-4bc6-b5ab-a0b673ae3f5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ndard xmlns="6d61dba3-a6cc-4e94-b8fb-b6fef5cefa17">64</Standard>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B8D61C-9FAB-419F-9EAE-A3A11BE5B9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61dba3-a6cc-4e94-b8fb-b6fef5cefa17"/>
    <ds:schemaRef ds:uri="bb2c1a0f-b486-4bc6-b5ab-a0b673ae3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AD8547-78AC-442B-A7C8-36472074E825}">
  <ds:schemaRefs>
    <ds:schemaRef ds:uri="http://schemas.openxmlformats.org/officeDocument/2006/bibliography"/>
  </ds:schemaRefs>
</ds:datastoreItem>
</file>

<file path=customXml/itemProps3.xml><?xml version="1.0" encoding="utf-8"?>
<ds:datastoreItem xmlns:ds="http://schemas.openxmlformats.org/officeDocument/2006/customXml" ds:itemID="{FB039102-AD46-4A61-92B4-35883E776E0C}">
  <ds:schemaRefs>
    <ds:schemaRef ds:uri="http://schemas.microsoft.com/office/2006/metadata/properties"/>
    <ds:schemaRef ds:uri="http://schemas.microsoft.com/office/infopath/2007/PartnerControls"/>
    <ds:schemaRef ds:uri="6d61dba3-a6cc-4e94-b8fb-b6fef5cefa17"/>
  </ds:schemaRefs>
</ds:datastoreItem>
</file>

<file path=customXml/itemProps4.xml><?xml version="1.0" encoding="utf-8"?>
<ds:datastoreItem xmlns:ds="http://schemas.openxmlformats.org/officeDocument/2006/customXml" ds:itemID="{4880AA7A-3C5E-4650-9689-CF97C30F75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M:\Project Management\Project Rhino\Branding Refresh\House Style Templates\Word House Style Templates Jun 17\DSW Apprenticeships (Portrait).dotx</Template>
  <TotalTime>21</TotalTime>
  <Pages>10</Pages>
  <Words>2665</Words>
  <Characters>15194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Jemma Weise</dc:creator>
  <cp:keywords/>
  <dc:description/>
  <cp:lastModifiedBy>SYED, JAVEDHUSSAIN</cp:lastModifiedBy>
  <cp:revision>68</cp:revision>
  <dcterms:created xsi:type="dcterms:W3CDTF">2022-05-24T09:24:00Z</dcterms:created>
  <dcterms:modified xsi:type="dcterms:W3CDTF">2023-03-04T09:56:00Z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0x0101001F3158DF93F18F46BE1A30314AD6736E</vt:lpwstr>
  </property>
  <property fmtid="{D5CDD505-2E9C-101B-9397-08002B2CF9AE}" pid="3" name="MSIP_Label_a0f89cb5-682d-4be4-b0e0-739c9b4a93d4_Enabled">
    <vt:lpwstr>true</vt:lpwstr>
  </property>
  <property fmtid="{D5CDD505-2E9C-101B-9397-08002B2CF9AE}" pid="4" name="MSIP_Label_a0f89cb5-682d-4be4-b0e0-739c9b4a93d4_SetDate">
    <vt:lpwstr>2023-03-04T06:39:51Z</vt:lpwstr>
  </property>
  <property fmtid="{D5CDD505-2E9C-101B-9397-08002B2CF9AE}" pid="5" name="MSIP_Label_a0f89cb5-682d-4be4-b0e0-739c9b4a93d4_Method">
    <vt:lpwstr>Standard</vt:lpwstr>
  </property>
  <property fmtid="{D5CDD505-2E9C-101B-9397-08002B2CF9AE}" pid="6" name="MSIP_Label_a0f89cb5-682d-4be4-b0e0-739c9b4a93d4_Name">
    <vt:lpwstr>Not Classified</vt:lpwstr>
  </property>
  <property fmtid="{D5CDD505-2E9C-101B-9397-08002B2CF9AE}" pid="7" name="MSIP_Label_a0f89cb5-682d-4be4-b0e0-739c9b4a93d4_SiteId">
    <vt:lpwstr>38305e12-e15d-4ee8-88b9-c4db1c477d76</vt:lpwstr>
  </property>
  <property fmtid="{D5CDD505-2E9C-101B-9397-08002B2CF9AE}" pid="8" name="MSIP_Label_a0f89cb5-682d-4be4-b0e0-739c9b4a93d4_ActionId">
    <vt:lpwstr>c3cb2490-265a-4339-9f46-123fe4801bc2</vt:lpwstr>
  </property>
  <property fmtid="{D5CDD505-2E9C-101B-9397-08002B2CF9AE}" pid="9" name="MSIP_Label_a0f89cb5-682d-4be4-b0e0-739c9b4a93d4_ContentBits">
    <vt:lpwstr>0</vt:lpwstr>
  </property>
</Properties>
</file>